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4515A" w14:textId="77777777" w:rsidR="00B6357D" w:rsidRDefault="00B6357D" w:rsidP="00B6357D">
      <w:pPr>
        <w:rPr>
          <w:rFonts w:ascii="Calibri" w:hAnsi="Calibri" w:cs="Calibri"/>
          <w:spacing w:val="20"/>
          <w:sz w:val="22"/>
          <w:lang w:val="sk-SK"/>
        </w:rPr>
      </w:pPr>
      <w:r>
        <w:rPr>
          <w:noProof/>
          <w:color w:val="0000FF"/>
        </w:rPr>
        <w:drawing>
          <wp:anchor distT="0" distB="0" distL="114300" distR="114300" simplePos="0" relativeHeight="251711488" behindDoc="0" locked="0" layoutInCell="1" allowOverlap="1" wp14:anchorId="7D381481" wp14:editId="09BFEB98">
            <wp:simplePos x="0" y="0"/>
            <wp:positionH relativeFrom="column">
              <wp:posOffset>-2540</wp:posOffset>
            </wp:positionH>
            <wp:positionV relativeFrom="paragraph">
              <wp:posOffset>-2540</wp:posOffset>
            </wp:positionV>
            <wp:extent cx="1676400" cy="1280160"/>
            <wp:effectExtent l="0" t="0" r="0" b="0"/>
            <wp:wrapSquare wrapText="bothSides"/>
            <wp:docPr id="45" name="Picture 45">
              <a:hlinkClick xmlns:a="http://schemas.openxmlformats.org/drawingml/2006/main" r:id="rId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76400" cy="1280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B1C4E1" w14:textId="77777777" w:rsidR="00B6357D" w:rsidRPr="00C46B52" w:rsidRDefault="00B6357D" w:rsidP="00B6357D">
      <w:pPr>
        <w:jc w:val="right"/>
        <w:rPr>
          <w:rFonts w:ascii="Calibri" w:hAnsi="Calibri" w:cs="Calibri"/>
          <w:spacing w:val="20"/>
          <w:sz w:val="22"/>
        </w:rPr>
      </w:pPr>
      <w:r>
        <w:rPr>
          <w:rFonts w:ascii="Calibri" w:hAnsi="Calibri" w:cs="Calibri"/>
          <w:spacing w:val="20"/>
          <w:sz w:val="22"/>
          <w:lang w:val="sk-SK"/>
        </w:rPr>
        <w:t>M</w:t>
      </w:r>
      <w:r w:rsidRPr="00C46B52">
        <w:rPr>
          <w:rFonts w:ascii="Calibri" w:hAnsi="Calibri" w:cs="Calibri"/>
          <w:spacing w:val="20"/>
          <w:sz w:val="22"/>
        </w:rPr>
        <w:t>AINDATA, spol.s r.o.</w:t>
      </w:r>
    </w:p>
    <w:p w14:paraId="40DAEE1D" w14:textId="77777777" w:rsidR="00B6357D" w:rsidRPr="00C46B52" w:rsidRDefault="00B6357D" w:rsidP="00B6357D">
      <w:pPr>
        <w:ind w:right="-51"/>
        <w:jc w:val="right"/>
        <w:rPr>
          <w:rFonts w:ascii="Calibri" w:hAnsi="Calibri" w:cs="Calibri"/>
          <w:spacing w:val="20"/>
          <w:sz w:val="22"/>
        </w:rPr>
      </w:pPr>
      <w:r w:rsidRPr="00C46B52">
        <w:rPr>
          <w:rFonts w:ascii="Calibri" w:hAnsi="Calibri" w:cs="Calibri"/>
          <w:spacing w:val="20"/>
          <w:sz w:val="22"/>
        </w:rPr>
        <w:t>Senická 23</w:t>
      </w:r>
    </w:p>
    <w:p w14:paraId="29EDAA79" w14:textId="77777777" w:rsidR="00B6357D" w:rsidRPr="00C46B52" w:rsidRDefault="00B6357D" w:rsidP="00B6357D">
      <w:pPr>
        <w:ind w:right="-51"/>
        <w:jc w:val="right"/>
        <w:rPr>
          <w:rFonts w:ascii="Calibri" w:hAnsi="Calibri" w:cs="Calibri"/>
          <w:spacing w:val="20"/>
          <w:sz w:val="22"/>
        </w:rPr>
      </w:pPr>
      <w:r w:rsidRPr="00C46B52">
        <w:rPr>
          <w:rFonts w:ascii="Calibri" w:hAnsi="Calibri" w:cs="Calibri"/>
          <w:spacing w:val="20"/>
          <w:sz w:val="22"/>
        </w:rPr>
        <w:t>811 04 Bratislava</w:t>
      </w:r>
    </w:p>
    <w:p w14:paraId="1DB1B8EE" w14:textId="77777777" w:rsidR="00B6357D" w:rsidRPr="00C46B52" w:rsidRDefault="00B6357D" w:rsidP="00B6357D">
      <w:pPr>
        <w:ind w:right="-51"/>
        <w:jc w:val="right"/>
        <w:rPr>
          <w:rFonts w:ascii="Calibri" w:hAnsi="Calibri" w:cs="Calibri"/>
          <w:spacing w:val="20"/>
          <w:sz w:val="22"/>
        </w:rPr>
      </w:pPr>
      <w:r w:rsidRPr="00C46B52">
        <w:rPr>
          <w:rFonts w:ascii="Calibri" w:hAnsi="Calibri" w:cs="Calibri"/>
          <w:spacing w:val="20"/>
          <w:sz w:val="22"/>
        </w:rPr>
        <w:t>Slovakia</w:t>
      </w:r>
    </w:p>
    <w:p w14:paraId="46103530" w14:textId="77777777" w:rsidR="00B6357D" w:rsidRPr="00C46B52" w:rsidRDefault="00B6357D" w:rsidP="00B6357D">
      <w:pPr>
        <w:ind w:right="-51"/>
        <w:jc w:val="right"/>
        <w:rPr>
          <w:rFonts w:ascii="Calibri" w:hAnsi="Calibri" w:cs="Calibri"/>
          <w:spacing w:val="20"/>
          <w:sz w:val="22"/>
        </w:rPr>
      </w:pPr>
      <w:r w:rsidRPr="00C46B52">
        <w:rPr>
          <w:rFonts w:ascii="Calibri" w:hAnsi="Calibri" w:cs="Calibri"/>
          <w:spacing w:val="20"/>
          <w:sz w:val="22"/>
        </w:rPr>
        <w:t>Tel: +421 905 606 027</w:t>
      </w:r>
    </w:p>
    <w:p w14:paraId="76D54B26" w14:textId="77777777" w:rsidR="00B6357D" w:rsidRPr="00C46B52" w:rsidRDefault="00000000" w:rsidP="00B6357D">
      <w:pPr>
        <w:ind w:right="-51"/>
        <w:jc w:val="right"/>
        <w:rPr>
          <w:rFonts w:ascii="Calibri" w:hAnsi="Calibri" w:cs="Calibri"/>
          <w:sz w:val="22"/>
        </w:rPr>
      </w:pPr>
      <w:hyperlink r:id="rId7" w:history="1">
        <w:r w:rsidR="00B6357D" w:rsidRPr="00C46B52">
          <w:rPr>
            <w:rStyle w:val="Hyperlink"/>
            <w:rFonts w:ascii="Calibri" w:hAnsi="Calibri" w:cs="Calibri"/>
            <w:sz w:val="22"/>
            <w:szCs w:val="22"/>
          </w:rPr>
          <w:t>maindata@maindatainc.</w:t>
        </w:r>
      </w:hyperlink>
      <w:r w:rsidR="00B6357D" w:rsidRPr="00C46B52">
        <w:rPr>
          <w:rStyle w:val="Hyperlink"/>
          <w:rFonts w:ascii="Calibri" w:hAnsi="Calibri" w:cs="Calibri"/>
          <w:sz w:val="22"/>
          <w:szCs w:val="22"/>
          <w:lang w:val="fr-FR"/>
        </w:rPr>
        <w:t>com</w:t>
      </w:r>
      <w:r w:rsidR="00B6357D" w:rsidRPr="00C46B52">
        <w:rPr>
          <w:rFonts w:ascii="Calibri" w:hAnsi="Calibri" w:cs="Calibri"/>
          <w:spacing w:val="20"/>
          <w:sz w:val="22"/>
        </w:rPr>
        <w:br/>
      </w:r>
      <w:r w:rsidR="00B6357D" w:rsidRPr="00C46B52">
        <w:rPr>
          <w:rFonts w:ascii="Calibri" w:hAnsi="Calibri" w:cs="Calibri"/>
          <w:sz w:val="22"/>
        </w:rPr>
        <w:t xml:space="preserve">www.maindatainc.com </w:t>
      </w:r>
    </w:p>
    <w:p w14:paraId="4CFE5DE4" w14:textId="77777777" w:rsidR="00B6357D" w:rsidRPr="00EF2E25" w:rsidRDefault="00B6357D" w:rsidP="00B6357D">
      <w:pPr>
        <w:rPr>
          <w:b/>
          <w:bCs/>
        </w:rPr>
      </w:pPr>
    </w:p>
    <w:p w14:paraId="5564D0F7" w14:textId="77777777" w:rsidR="00B6357D" w:rsidRDefault="00B6357D" w:rsidP="00B6357D"/>
    <w:tbl>
      <w:tblPr>
        <w:tblStyle w:val="TableGrid"/>
        <w:tblW w:w="0" w:type="auto"/>
        <w:tblLook w:val="01E0" w:firstRow="1" w:lastRow="1" w:firstColumn="1" w:lastColumn="1" w:noHBand="0" w:noVBand="0"/>
      </w:tblPr>
      <w:tblGrid>
        <w:gridCol w:w="2055"/>
        <w:gridCol w:w="6575"/>
      </w:tblGrid>
      <w:tr w:rsidR="00B6357D" w:rsidRPr="00487DC4" w14:paraId="1CE5088B" w14:textId="77777777" w:rsidTr="00BF1A4C">
        <w:tc>
          <w:tcPr>
            <w:tcW w:w="2055" w:type="dxa"/>
            <w:shd w:val="clear" w:color="auto" w:fill="E0E0E0"/>
          </w:tcPr>
          <w:p w14:paraId="17B1651B" w14:textId="77777777" w:rsidR="00B6357D" w:rsidRPr="00487DC4" w:rsidRDefault="00B6357D" w:rsidP="00BF1A4C">
            <w:pPr>
              <w:rPr>
                <w:rFonts w:asciiTheme="minorHAnsi" w:hAnsiTheme="minorHAnsi" w:cstheme="minorHAnsi"/>
              </w:rPr>
            </w:pPr>
            <w:r w:rsidRPr="00487DC4">
              <w:rPr>
                <w:rFonts w:asciiTheme="minorHAnsi" w:hAnsiTheme="minorHAnsi" w:cstheme="minorHAnsi"/>
              </w:rPr>
              <w:t>S</w:t>
            </w:r>
            <w:proofErr w:type="spellStart"/>
            <w:r>
              <w:rPr>
                <w:rFonts w:asciiTheme="minorHAnsi" w:hAnsiTheme="minorHAnsi" w:cstheme="minorHAnsi"/>
                <w:lang w:val="en-US"/>
              </w:rPr>
              <w:t>ubject</w:t>
            </w:r>
            <w:proofErr w:type="spellEnd"/>
            <w:r w:rsidRPr="00487DC4">
              <w:rPr>
                <w:rFonts w:asciiTheme="minorHAnsi" w:hAnsiTheme="minorHAnsi" w:cstheme="minorHAnsi"/>
              </w:rPr>
              <w:t xml:space="preserve">:   </w:t>
            </w:r>
            <w:r w:rsidRPr="00487DC4">
              <w:rPr>
                <w:rFonts w:asciiTheme="minorHAnsi" w:hAnsiTheme="minorHAnsi" w:cstheme="minorHAnsi"/>
              </w:rPr>
              <w:tab/>
              <w:t xml:space="preserve"> </w:t>
            </w:r>
          </w:p>
        </w:tc>
        <w:tc>
          <w:tcPr>
            <w:tcW w:w="6575" w:type="dxa"/>
          </w:tcPr>
          <w:p w14:paraId="0B807A54" w14:textId="7C948FC0" w:rsidR="00B6357D" w:rsidRPr="00B6357D" w:rsidRDefault="00B6357D" w:rsidP="00BF1A4C">
            <w:pPr>
              <w:rPr>
                <w:rFonts w:asciiTheme="minorHAnsi" w:hAnsiTheme="minorHAnsi" w:cstheme="minorHAnsi"/>
                <w:b/>
                <w:bCs/>
                <w:lang w:val="en-US"/>
              </w:rPr>
            </w:pPr>
            <w:r w:rsidRPr="00487DC4">
              <w:rPr>
                <w:rFonts w:asciiTheme="minorHAnsi" w:hAnsiTheme="minorHAnsi" w:cstheme="minorHAnsi"/>
                <w:b/>
                <w:bCs/>
              </w:rPr>
              <w:t xml:space="preserve">MAINDATA products </w:t>
            </w:r>
            <w:r>
              <w:rPr>
                <w:rFonts w:asciiTheme="minorHAnsi" w:hAnsiTheme="minorHAnsi" w:cstheme="minorHAnsi"/>
                <w:b/>
                <w:bCs/>
                <w:lang w:val="en-US"/>
              </w:rPr>
              <w:t xml:space="preserve">design </w:t>
            </w:r>
          </w:p>
          <w:p w14:paraId="5AE1A0DC" w14:textId="77777777" w:rsidR="00B6357D" w:rsidRPr="00487DC4" w:rsidRDefault="00B6357D" w:rsidP="00BF1A4C">
            <w:pPr>
              <w:rPr>
                <w:rFonts w:asciiTheme="minorHAnsi" w:hAnsiTheme="minorHAnsi" w:cstheme="minorHAnsi"/>
                <w:b/>
                <w:bCs/>
              </w:rPr>
            </w:pPr>
            <w:r w:rsidRPr="00487DC4">
              <w:rPr>
                <w:rFonts w:asciiTheme="minorHAnsi" w:hAnsiTheme="minorHAnsi" w:cstheme="minorHAnsi"/>
                <w:b/>
                <w:bCs/>
              </w:rPr>
              <w:t xml:space="preserve"> </w:t>
            </w:r>
          </w:p>
        </w:tc>
      </w:tr>
      <w:tr w:rsidR="00B6357D" w:rsidRPr="00487DC4" w14:paraId="15DE8A0D" w14:textId="77777777" w:rsidTr="00BF1A4C">
        <w:tc>
          <w:tcPr>
            <w:tcW w:w="2055" w:type="dxa"/>
            <w:shd w:val="clear" w:color="auto" w:fill="E0E0E0"/>
          </w:tcPr>
          <w:p w14:paraId="19857033" w14:textId="77777777" w:rsidR="00B6357D" w:rsidRPr="00487DC4" w:rsidRDefault="00B6357D" w:rsidP="00BF1A4C">
            <w:pPr>
              <w:rPr>
                <w:rFonts w:asciiTheme="minorHAnsi" w:hAnsiTheme="minorHAnsi" w:cstheme="minorHAnsi"/>
              </w:rPr>
            </w:pPr>
            <w:r>
              <w:rPr>
                <w:rFonts w:asciiTheme="minorHAnsi" w:hAnsiTheme="minorHAnsi" w:cstheme="minorHAnsi"/>
                <w:lang w:val="en-US"/>
              </w:rPr>
              <w:t>Access</w:t>
            </w:r>
            <w:r w:rsidRPr="00487DC4">
              <w:rPr>
                <w:rFonts w:asciiTheme="minorHAnsi" w:hAnsiTheme="minorHAnsi" w:cstheme="minorHAnsi"/>
              </w:rPr>
              <w:t>:</w:t>
            </w:r>
            <w:r w:rsidRPr="00487DC4">
              <w:rPr>
                <w:rFonts w:asciiTheme="minorHAnsi" w:hAnsiTheme="minorHAnsi" w:cstheme="minorHAnsi"/>
              </w:rPr>
              <w:tab/>
            </w:r>
            <w:r w:rsidRPr="00487DC4">
              <w:rPr>
                <w:rFonts w:asciiTheme="minorHAnsi" w:hAnsiTheme="minorHAnsi" w:cstheme="minorHAnsi"/>
              </w:rPr>
              <w:tab/>
              <w:t xml:space="preserve"> </w:t>
            </w:r>
          </w:p>
        </w:tc>
        <w:tc>
          <w:tcPr>
            <w:tcW w:w="6575" w:type="dxa"/>
          </w:tcPr>
          <w:p w14:paraId="2F2E14BE" w14:textId="77777777" w:rsidR="00B6357D" w:rsidRPr="00487DC4" w:rsidRDefault="00B6357D" w:rsidP="00BF1A4C">
            <w:pPr>
              <w:rPr>
                <w:rFonts w:asciiTheme="minorHAnsi" w:hAnsiTheme="minorHAnsi" w:cstheme="minorHAnsi"/>
              </w:rPr>
            </w:pPr>
            <w:r w:rsidRPr="00487DC4">
              <w:rPr>
                <w:rFonts w:asciiTheme="minorHAnsi" w:hAnsiTheme="minorHAnsi" w:cstheme="minorHAnsi"/>
              </w:rPr>
              <w:t>confidential document</w:t>
            </w:r>
          </w:p>
        </w:tc>
      </w:tr>
    </w:tbl>
    <w:p w14:paraId="1562E413" w14:textId="77777777" w:rsidR="00B6357D" w:rsidRPr="00487DC4" w:rsidRDefault="00B6357D" w:rsidP="00B6357D">
      <w:pPr>
        <w:rPr>
          <w:rFonts w:cstheme="minorHAnsi"/>
        </w:rPr>
      </w:pPr>
    </w:p>
    <w:p w14:paraId="0DD46E18" w14:textId="77777777" w:rsidR="00B6357D" w:rsidRPr="00487DC4" w:rsidRDefault="00B6357D" w:rsidP="00B6357D">
      <w:pPr>
        <w:tabs>
          <w:tab w:val="left" w:pos="426"/>
        </w:tabs>
        <w:outlineLvl w:val="0"/>
        <w:rPr>
          <w:b/>
          <w:sz w:val="20"/>
          <w:szCs w:val="20"/>
          <w:lang w:val="en-GB"/>
        </w:rPr>
      </w:pPr>
      <w:bookmarkStart w:id="0" w:name="_Toc94781320"/>
      <w:r w:rsidRPr="00487DC4">
        <w:rPr>
          <w:b/>
          <w:sz w:val="20"/>
          <w:szCs w:val="20"/>
          <w:lang w:val="en-GB"/>
        </w:rPr>
        <w:t>Change History</w:t>
      </w:r>
      <w:bookmarkEnd w:id="0"/>
    </w:p>
    <w:p w14:paraId="2990433F" w14:textId="77777777" w:rsidR="00B6357D" w:rsidRPr="00487DC4" w:rsidRDefault="00B6357D" w:rsidP="00B6357D">
      <w:pPr>
        <w:tabs>
          <w:tab w:val="left" w:pos="426"/>
        </w:tabs>
        <w:rPr>
          <w:sz w:val="20"/>
          <w:szCs w:val="20"/>
          <w:lang w:val="en-GB"/>
        </w:rPr>
      </w:pPr>
    </w:p>
    <w:tbl>
      <w:tblPr>
        <w:tblW w:w="0" w:type="auto"/>
        <w:tblLayout w:type="fixed"/>
        <w:tblCellMar>
          <w:left w:w="0" w:type="dxa"/>
          <w:right w:w="0" w:type="dxa"/>
        </w:tblCellMar>
        <w:tblLook w:val="0000" w:firstRow="0" w:lastRow="0" w:firstColumn="0" w:lastColumn="0" w:noHBand="0" w:noVBand="0"/>
      </w:tblPr>
      <w:tblGrid>
        <w:gridCol w:w="1472"/>
        <w:gridCol w:w="1934"/>
        <w:gridCol w:w="2099"/>
        <w:gridCol w:w="2681"/>
      </w:tblGrid>
      <w:tr w:rsidR="00B6357D" w:rsidRPr="00487DC4" w14:paraId="6E199E0E" w14:textId="77777777" w:rsidTr="00BF1A4C">
        <w:tc>
          <w:tcPr>
            <w:tcW w:w="1472" w:type="dxa"/>
            <w:shd w:val="pct10" w:color="auto" w:fill="auto"/>
          </w:tcPr>
          <w:p w14:paraId="1E708807" w14:textId="6901B49B" w:rsidR="00B6357D" w:rsidRPr="008F7360" w:rsidRDefault="008F7360" w:rsidP="00BF1A4C">
            <w:pPr>
              <w:tabs>
                <w:tab w:val="left" w:pos="426"/>
              </w:tabs>
              <w:spacing w:before="40" w:after="40"/>
              <w:rPr>
                <w:b/>
                <w:sz w:val="20"/>
                <w:szCs w:val="20"/>
                <w:lang w:val="sk-SK"/>
              </w:rPr>
            </w:pPr>
            <w:proofErr w:type="spellStart"/>
            <w:r>
              <w:rPr>
                <w:b/>
                <w:sz w:val="20"/>
                <w:szCs w:val="20"/>
                <w:lang w:val="sk-SK"/>
              </w:rPr>
              <w:t>Version</w:t>
            </w:r>
            <w:proofErr w:type="spellEnd"/>
          </w:p>
        </w:tc>
        <w:tc>
          <w:tcPr>
            <w:tcW w:w="1934" w:type="dxa"/>
            <w:shd w:val="pct10" w:color="auto" w:fill="auto"/>
          </w:tcPr>
          <w:p w14:paraId="5E1F3A99" w14:textId="77777777" w:rsidR="00B6357D" w:rsidRPr="00487DC4" w:rsidRDefault="00B6357D" w:rsidP="00BF1A4C">
            <w:pPr>
              <w:tabs>
                <w:tab w:val="left" w:pos="426"/>
              </w:tabs>
              <w:spacing w:before="40" w:after="40"/>
              <w:rPr>
                <w:b/>
                <w:sz w:val="20"/>
                <w:szCs w:val="20"/>
              </w:rPr>
            </w:pPr>
            <w:r w:rsidRPr="00487DC4">
              <w:rPr>
                <w:b/>
                <w:sz w:val="20"/>
                <w:szCs w:val="20"/>
              </w:rPr>
              <w:t>Date</w:t>
            </w:r>
          </w:p>
        </w:tc>
        <w:tc>
          <w:tcPr>
            <w:tcW w:w="2099" w:type="dxa"/>
            <w:shd w:val="pct10" w:color="auto" w:fill="auto"/>
          </w:tcPr>
          <w:p w14:paraId="6F17F96A" w14:textId="77777777" w:rsidR="00B6357D" w:rsidRPr="00487DC4" w:rsidRDefault="00B6357D" w:rsidP="00BF1A4C">
            <w:pPr>
              <w:tabs>
                <w:tab w:val="left" w:pos="426"/>
              </w:tabs>
              <w:spacing w:before="40" w:after="40"/>
              <w:rPr>
                <w:b/>
                <w:sz w:val="20"/>
                <w:szCs w:val="20"/>
                <w:lang w:val="en-US"/>
              </w:rPr>
            </w:pPr>
            <w:r>
              <w:rPr>
                <w:b/>
                <w:sz w:val="20"/>
                <w:szCs w:val="20"/>
                <w:lang w:val="en-US"/>
              </w:rPr>
              <w:t>Author</w:t>
            </w:r>
          </w:p>
        </w:tc>
        <w:tc>
          <w:tcPr>
            <w:tcW w:w="2681" w:type="dxa"/>
            <w:shd w:val="pct10" w:color="auto" w:fill="auto"/>
          </w:tcPr>
          <w:p w14:paraId="05C83EB0" w14:textId="77777777" w:rsidR="00B6357D" w:rsidRPr="00487DC4" w:rsidRDefault="00B6357D" w:rsidP="00BF1A4C">
            <w:pPr>
              <w:tabs>
                <w:tab w:val="left" w:pos="426"/>
              </w:tabs>
              <w:spacing w:before="40" w:after="40"/>
              <w:rPr>
                <w:b/>
                <w:sz w:val="20"/>
                <w:szCs w:val="20"/>
                <w:lang w:val="en-US"/>
              </w:rPr>
            </w:pPr>
            <w:r>
              <w:rPr>
                <w:b/>
                <w:sz w:val="20"/>
                <w:szCs w:val="20"/>
                <w:lang w:val="en-US"/>
              </w:rPr>
              <w:t xml:space="preserve">Description </w:t>
            </w:r>
          </w:p>
        </w:tc>
      </w:tr>
      <w:tr w:rsidR="00B6357D" w:rsidRPr="00487DC4" w14:paraId="508EC814" w14:textId="77777777" w:rsidTr="00BF1A4C">
        <w:tc>
          <w:tcPr>
            <w:tcW w:w="1472" w:type="dxa"/>
          </w:tcPr>
          <w:p w14:paraId="67D18129" w14:textId="77777777" w:rsidR="00B6357D" w:rsidRPr="00487DC4" w:rsidRDefault="00B6357D" w:rsidP="00BF1A4C">
            <w:pPr>
              <w:tabs>
                <w:tab w:val="left" w:pos="426"/>
              </w:tabs>
              <w:spacing w:before="40" w:after="40"/>
              <w:rPr>
                <w:sz w:val="20"/>
                <w:szCs w:val="20"/>
              </w:rPr>
            </w:pPr>
            <w:r w:rsidRPr="00487DC4">
              <w:rPr>
                <w:sz w:val="20"/>
                <w:szCs w:val="20"/>
              </w:rPr>
              <w:t>1.0</w:t>
            </w:r>
          </w:p>
        </w:tc>
        <w:tc>
          <w:tcPr>
            <w:tcW w:w="1934" w:type="dxa"/>
          </w:tcPr>
          <w:p w14:paraId="6B54E852" w14:textId="34770BE0" w:rsidR="00B6357D" w:rsidRPr="00487DC4" w:rsidRDefault="00B6357D" w:rsidP="00BF1A4C">
            <w:pPr>
              <w:tabs>
                <w:tab w:val="left" w:pos="426"/>
              </w:tabs>
              <w:spacing w:before="40" w:after="40"/>
              <w:rPr>
                <w:sz w:val="20"/>
                <w:szCs w:val="20"/>
                <w:lang w:val="en-US"/>
              </w:rPr>
            </w:pPr>
            <w:r>
              <w:rPr>
                <w:sz w:val="20"/>
                <w:szCs w:val="20"/>
                <w:lang w:val="en-US"/>
              </w:rPr>
              <w:t>7</w:t>
            </w:r>
            <w:r w:rsidRPr="00487DC4">
              <w:rPr>
                <w:sz w:val="20"/>
                <w:szCs w:val="20"/>
                <w:lang w:val="en-US"/>
              </w:rPr>
              <w:t>.2.202</w:t>
            </w:r>
            <w:r w:rsidR="008F7360">
              <w:rPr>
                <w:sz w:val="20"/>
                <w:szCs w:val="20"/>
                <w:lang w:val="en-US"/>
              </w:rPr>
              <w:t>2</w:t>
            </w:r>
          </w:p>
        </w:tc>
        <w:tc>
          <w:tcPr>
            <w:tcW w:w="2099" w:type="dxa"/>
          </w:tcPr>
          <w:p w14:paraId="3361773E" w14:textId="212A8665" w:rsidR="00B6357D" w:rsidRPr="00487DC4" w:rsidRDefault="00B6357D" w:rsidP="00BF1A4C">
            <w:pPr>
              <w:tabs>
                <w:tab w:val="left" w:pos="426"/>
              </w:tabs>
              <w:spacing w:before="40" w:after="40"/>
              <w:rPr>
                <w:sz w:val="20"/>
                <w:szCs w:val="20"/>
                <w:lang w:val="en-US"/>
              </w:rPr>
            </w:pPr>
            <w:r w:rsidRPr="00487DC4">
              <w:rPr>
                <w:sz w:val="20"/>
                <w:szCs w:val="20"/>
              </w:rPr>
              <w:t>Dusan Statelov</w:t>
            </w:r>
          </w:p>
        </w:tc>
        <w:tc>
          <w:tcPr>
            <w:tcW w:w="2681" w:type="dxa"/>
          </w:tcPr>
          <w:p w14:paraId="3D285D44" w14:textId="77777777" w:rsidR="00B6357D" w:rsidRPr="00487DC4" w:rsidRDefault="00B6357D" w:rsidP="00BF1A4C">
            <w:pPr>
              <w:tabs>
                <w:tab w:val="left" w:pos="426"/>
              </w:tabs>
              <w:spacing w:before="40" w:after="40"/>
              <w:rPr>
                <w:sz w:val="20"/>
                <w:szCs w:val="20"/>
                <w:lang w:val="en-US"/>
              </w:rPr>
            </w:pPr>
            <w:r>
              <w:rPr>
                <w:sz w:val="20"/>
                <w:szCs w:val="20"/>
                <w:lang w:val="en-US"/>
              </w:rPr>
              <w:t>Initial</w:t>
            </w:r>
          </w:p>
        </w:tc>
      </w:tr>
      <w:tr w:rsidR="008F7360" w:rsidRPr="00487DC4" w14:paraId="423D1E98" w14:textId="77777777" w:rsidTr="00BF1A4C">
        <w:tc>
          <w:tcPr>
            <w:tcW w:w="1472" w:type="dxa"/>
          </w:tcPr>
          <w:p w14:paraId="65409439" w14:textId="07820A2B" w:rsidR="008F7360" w:rsidRPr="008F7360" w:rsidRDefault="008F7360" w:rsidP="00BF1A4C">
            <w:pPr>
              <w:tabs>
                <w:tab w:val="left" w:pos="426"/>
              </w:tabs>
              <w:spacing w:before="40" w:after="40"/>
              <w:rPr>
                <w:sz w:val="20"/>
                <w:szCs w:val="20"/>
                <w:lang w:val="sk-SK"/>
              </w:rPr>
            </w:pPr>
            <w:r>
              <w:rPr>
                <w:sz w:val="20"/>
                <w:szCs w:val="20"/>
                <w:lang w:val="sk-SK"/>
              </w:rPr>
              <w:t>1.1.</w:t>
            </w:r>
          </w:p>
        </w:tc>
        <w:tc>
          <w:tcPr>
            <w:tcW w:w="1934" w:type="dxa"/>
          </w:tcPr>
          <w:p w14:paraId="7983434B" w14:textId="6070B806" w:rsidR="008F7360" w:rsidRDefault="008F7360" w:rsidP="00BF1A4C">
            <w:pPr>
              <w:tabs>
                <w:tab w:val="left" w:pos="426"/>
              </w:tabs>
              <w:spacing w:before="40" w:after="40"/>
              <w:rPr>
                <w:sz w:val="20"/>
                <w:szCs w:val="20"/>
                <w:lang w:val="en-US"/>
              </w:rPr>
            </w:pPr>
            <w:r>
              <w:rPr>
                <w:sz w:val="20"/>
                <w:szCs w:val="20"/>
                <w:lang w:val="en-US"/>
              </w:rPr>
              <w:t>17.3.2022</w:t>
            </w:r>
          </w:p>
        </w:tc>
        <w:tc>
          <w:tcPr>
            <w:tcW w:w="2099" w:type="dxa"/>
          </w:tcPr>
          <w:p w14:paraId="3BB9865D" w14:textId="2E99AB4C" w:rsidR="008F7360" w:rsidRPr="008F7360" w:rsidRDefault="008F7360" w:rsidP="00BF1A4C">
            <w:pPr>
              <w:tabs>
                <w:tab w:val="left" w:pos="426"/>
              </w:tabs>
              <w:spacing w:before="40" w:after="40"/>
              <w:rPr>
                <w:sz w:val="20"/>
                <w:szCs w:val="20"/>
                <w:lang w:val="sk-SK"/>
              </w:rPr>
            </w:pPr>
            <w:r>
              <w:rPr>
                <w:sz w:val="20"/>
                <w:szCs w:val="20"/>
                <w:lang w:val="sk-SK"/>
              </w:rPr>
              <w:t>Dusan Statelov</w:t>
            </w:r>
          </w:p>
        </w:tc>
        <w:tc>
          <w:tcPr>
            <w:tcW w:w="2681" w:type="dxa"/>
          </w:tcPr>
          <w:p w14:paraId="576469D6" w14:textId="38FB6B4F" w:rsidR="008F7360" w:rsidRDefault="008F7360" w:rsidP="00BF1A4C">
            <w:pPr>
              <w:tabs>
                <w:tab w:val="left" w:pos="426"/>
              </w:tabs>
              <w:spacing w:before="40" w:after="40"/>
              <w:rPr>
                <w:sz w:val="20"/>
                <w:szCs w:val="20"/>
                <w:lang w:val="en-US"/>
              </w:rPr>
            </w:pPr>
            <w:r>
              <w:rPr>
                <w:sz w:val="20"/>
                <w:szCs w:val="20"/>
                <w:lang w:val="en-US"/>
              </w:rPr>
              <w:t>Added Supermicro LED front panel</w:t>
            </w:r>
          </w:p>
        </w:tc>
      </w:tr>
      <w:tr w:rsidR="00E87150" w:rsidRPr="00487DC4" w14:paraId="351142B9" w14:textId="77777777" w:rsidTr="00BF1A4C">
        <w:tc>
          <w:tcPr>
            <w:tcW w:w="1472" w:type="dxa"/>
          </w:tcPr>
          <w:p w14:paraId="1D4936C4" w14:textId="2A35F9FF" w:rsidR="00E87150" w:rsidRDefault="00E87150" w:rsidP="00BF1A4C">
            <w:pPr>
              <w:tabs>
                <w:tab w:val="left" w:pos="426"/>
              </w:tabs>
              <w:spacing w:before="40" w:after="40"/>
              <w:rPr>
                <w:sz w:val="20"/>
                <w:szCs w:val="20"/>
                <w:lang w:val="sk-SK"/>
              </w:rPr>
            </w:pPr>
            <w:r>
              <w:rPr>
                <w:sz w:val="20"/>
                <w:szCs w:val="20"/>
                <w:lang w:val="sk-SK"/>
              </w:rPr>
              <w:t>1.2.</w:t>
            </w:r>
          </w:p>
        </w:tc>
        <w:tc>
          <w:tcPr>
            <w:tcW w:w="1934" w:type="dxa"/>
          </w:tcPr>
          <w:p w14:paraId="1CC6C9B5" w14:textId="4061E200" w:rsidR="00E87150" w:rsidRDefault="00E87150" w:rsidP="00BF1A4C">
            <w:pPr>
              <w:tabs>
                <w:tab w:val="left" w:pos="426"/>
              </w:tabs>
              <w:spacing w:before="40" w:after="40"/>
              <w:rPr>
                <w:sz w:val="20"/>
                <w:szCs w:val="20"/>
                <w:lang w:val="en-US"/>
              </w:rPr>
            </w:pPr>
            <w:r>
              <w:rPr>
                <w:sz w:val="20"/>
                <w:szCs w:val="20"/>
                <w:lang w:val="en-US"/>
              </w:rPr>
              <w:t>16.4.2022</w:t>
            </w:r>
          </w:p>
        </w:tc>
        <w:tc>
          <w:tcPr>
            <w:tcW w:w="2099" w:type="dxa"/>
          </w:tcPr>
          <w:p w14:paraId="1134E9B1" w14:textId="604C8AA3" w:rsidR="00E87150" w:rsidRDefault="00E87150" w:rsidP="00BF1A4C">
            <w:pPr>
              <w:tabs>
                <w:tab w:val="left" w:pos="426"/>
              </w:tabs>
              <w:spacing w:before="40" w:after="40"/>
              <w:rPr>
                <w:sz w:val="20"/>
                <w:szCs w:val="20"/>
                <w:lang w:val="sk-SK"/>
              </w:rPr>
            </w:pPr>
            <w:r>
              <w:rPr>
                <w:sz w:val="20"/>
                <w:szCs w:val="20"/>
                <w:lang w:val="sk-SK"/>
              </w:rPr>
              <w:t>Dusan Statelov</w:t>
            </w:r>
          </w:p>
        </w:tc>
        <w:tc>
          <w:tcPr>
            <w:tcW w:w="2681" w:type="dxa"/>
          </w:tcPr>
          <w:p w14:paraId="35F5E2F9" w14:textId="08ADA6F1" w:rsidR="00E87150" w:rsidRDefault="00E87150" w:rsidP="00BF1A4C">
            <w:pPr>
              <w:tabs>
                <w:tab w:val="left" w:pos="426"/>
              </w:tabs>
              <w:spacing w:before="40" w:after="40"/>
              <w:rPr>
                <w:sz w:val="20"/>
                <w:szCs w:val="20"/>
                <w:lang w:val="en-US"/>
              </w:rPr>
            </w:pPr>
            <w:r>
              <w:rPr>
                <w:sz w:val="20"/>
                <w:szCs w:val="20"/>
                <w:lang w:val="en-US"/>
              </w:rPr>
              <w:t>FPGA limits PCIe boards</w:t>
            </w:r>
          </w:p>
        </w:tc>
      </w:tr>
      <w:tr w:rsidR="004A0912" w:rsidRPr="00487DC4" w14:paraId="79A7398E" w14:textId="77777777" w:rsidTr="00BF1A4C">
        <w:tc>
          <w:tcPr>
            <w:tcW w:w="1472" w:type="dxa"/>
          </w:tcPr>
          <w:p w14:paraId="4F69B370" w14:textId="52AD230A" w:rsidR="004A0912" w:rsidRDefault="004A0912" w:rsidP="00BF1A4C">
            <w:pPr>
              <w:tabs>
                <w:tab w:val="left" w:pos="426"/>
              </w:tabs>
              <w:spacing w:before="40" w:after="40"/>
              <w:rPr>
                <w:sz w:val="20"/>
                <w:szCs w:val="20"/>
                <w:lang w:val="sk-SK"/>
              </w:rPr>
            </w:pPr>
            <w:r>
              <w:rPr>
                <w:sz w:val="20"/>
                <w:szCs w:val="20"/>
                <w:lang w:val="sk-SK"/>
              </w:rPr>
              <w:t>1.3.</w:t>
            </w:r>
          </w:p>
        </w:tc>
        <w:tc>
          <w:tcPr>
            <w:tcW w:w="1934" w:type="dxa"/>
          </w:tcPr>
          <w:p w14:paraId="2515B7B1" w14:textId="77357905" w:rsidR="004A0912" w:rsidRDefault="004A0912" w:rsidP="00BF1A4C">
            <w:pPr>
              <w:tabs>
                <w:tab w:val="left" w:pos="426"/>
              </w:tabs>
              <w:spacing w:before="40" w:after="40"/>
              <w:rPr>
                <w:sz w:val="20"/>
                <w:szCs w:val="20"/>
                <w:lang w:val="en-US"/>
              </w:rPr>
            </w:pPr>
            <w:r>
              <w:rPr>
                <w:sz w:val="20"/>
                <w:szCs w:val="20"/>
                <w:lang w:val="en-US"/>
              </w:rPr>
              <w:t>28.4.2022</w:t>
            </w:r>
          </w:p>
        </w:tc>
        <w:tc>
          <w:tcPr>
            <w:tcW w:w="2099" w:type="dxa"/>
          </w:tcPr>
          <w:p w14:paraId="4D34B946" w14:textId="7A5B1FE2" w:rsidR="004A0912" w:rsidRDefault="004A0912" w:rsidP="00BF1A4C">
            <w:pPr>
              <w:tabs>
                <w:tab w:val="left" w:pos="426"/>
              </w:tabs>
              <w:spacing w:before="40" w:after="40"/>
              <w:rPr>
                <w:sz w:val="20"/>
                <w:szCs w:val="20"/>
                <w:lang w:val="sk-SK"/>
              </w:rPr>
            </w:pPr>
            <w:r>
              <w:rPr>
                <w:sz w:val="20"/>
                <w:szCs w:val="20"/>
                <w:lang w:val="sk-SK"/>
              </w:rPr>
              <w:t>Dušan Statelov</w:t>
            </w:r>
          </w:p>
        </w:tc>
        <w:tc>
          <w:tcPr>
            <w:tcW w:w="2681" w:type="dxa"/>
          </w:tcPr>
          <w:p w14:paraId="7AB48034" w14:textId="18F6C3D5" w:rsidR="004A0912" w:rsidRDefault="004A0912" w:rsidP="00BF1A4C">
            <w:pPr>
              <w:tabs>
                <w:tab w:val="left" w:pos="426"/>
              </w:tabs>
              <w:spacing w:before="40" w:after="40"/>
              <w:rPr>
                <w:sz w:val="20"/>
                <w:szCs w:val="20"/>
                <w:lang w:val="en-US"/>
              </w:rPr>
            </w:pPr>
            <w:r>
              <w:rPr>
                <w:sz w:val="20"/>
                <w:szCs w:val="20"/>
                <w:lang w:val="en-US"/>
              </w:rPr>
              <w:t>remarks</w:t>
            </w:r>
          </w:p>
        </w:tc>
      </w:tr>
      <w:tr w:rsidR="000D7861" w:rsidRPr="00487DC4" w14:paraId="3A93D9BA" w14:textId="77777777" w:rsidTr="00BF1A4C">
        <w:tc>
          <w:tcPr>
            <w:tcW w:w="1472" w:type="dxa"/>
          </w:tcPr>
          <w:p w14:paraId="6F02B0A5" w14:textId="1649B00F" w:rsidR="000D7861" w:rsidRDefault="000D7861" w:rsidP="00BF1A4C">
            <w:pPr>
              <w:tabs>
                <w:tab w:val="left" w:pos="426"/>
              </w:tabs>
              <w:spacing w:before="40" w:after="40"/>
              <w:rPr>
                <w:sz w:val="20"/>
                <w:szCs w:val="20"/>
                <w:lang w:val="sk-SK"/>
              </w:rPr>
            </w:pPr>
            <w:r>
              <w:rPr>
                <w:sz w:val="20"/>
                <w:szCs w:val="20"/>
                <w:lang w:val="sk-SK"/>
              </w:rPr>
              <w:t>1.4.</w:t>
            </w:r>
          </w:p>
        </w:tc>
        <w:tc>
          <w:tcPr>
            <w:tcW w:w="1934" w:type="dxa"/>
          </w:tcPr>
          <w:p w14:paraId="553FA7BF" w14:textId="6F8E76E0" w:rsidR="000D7861" w:rsidRDefault="000D7861" w:rsidP="00BF1A4C">
            <w:pPr>
              <w:tabs>
                <w:tab w:val="left" w:pos="426"/>
              </w:tabs>
              <w:spacing w:before="40" w:after="40"/>
              <w:rPr>
                <w:sz w:val="20"/>
                <w:szCs w:val="20"/>
                <w:lang w:val="en-US"/>
              </w:rPr>
            </w:pPr>
            <w:r>
              <w:rPr>
                <w:sz w:val="20"/>
                <w:szCs w:val="20"/>
                <w:lang w:val="en-US"/>
              </w:rPr>
              <w:t>1.6.2022</w:t>
            </w:r>
          </w:p>
        </w:tc>
        <w:tc>
          <w:tcPr>
            <w:tcW w:w="2099" w:type="dxa"/>
          </w:tcPr>
          <w:p w14:paraId="06132355" w14:textId="53EFFCCE" w:rsidR="000D7861" w:rsidRDefault="000D7861" w:rsidP="00BF1A4C">
            <w:pPr>
              <w:tabs>
                <w:tab w:val="left" w:pos="426"/>
              </w:tabs>
              <w:spacing w:before="40" w:after="40"/>
              <w:rPr>
                <w:sz w:val="20"/>
                <w:szCs w:val="20"/>
                <w:lang w:val="sk-SK"/>
              </w:rPr>
            </w:pPr>
            <w:r>
              <w:rPr>
                <w:sz w:val="20"/>
                <w:szCs w:val="20"/>
                <w:lang w:val="sk-SK"/>
              </w:rPr>
              <w:t>Dušan Statelov</w:t>
            </w:r>
          </w:p>
        </w:tc>
        <w:tc>
          <w:tcPr>
            <w:tcW w:w="2681" w:type="dxa"/>
          </w:tcPr>
          <w:p w14:paraId="273F184C" w14:textId="2CFA2BCC" w:rsidR="000D7861" w:rsidRDefault="000D7861" w:rsidP="00BF1A4C">
            <w:pPr>
              <w:tabs>
                <w:tab w:val="left" w:pos="426"/>
              </w:tabs>
              <w:spacing w:before="40" w:after="40"/>
              <w:rPr>
                <w:sz w:val="20"/>
                <w:szCs w:val="20"/>
                <w:lang w:val="en-US"/>
              </w:rPr>
            </w:pPr>
            <w:r>
              <w:rPr>
                <w:sz w:val="20"/>
                <w:szCs w:val="20"/>
                <w:lang w:val="en-US"/>
              </w:rPr>
              <w:t>Harmonic solution</w:t>
            </w:r>
          </w:p>
        </w:tc>
      </w:tr>
      <w:tr w:rsidR="0027584A" w:rsidRPr="00487DC4" w14:paraId="0C83B84A" w14:textId="77777777" w:rsidTr="00BF1A4C">
        <w:tc>
          <w:tcPr>
            <w:tcW w:w="1472" w:type="dxa"/>
          </w:tcPr>
          <w:p w14:paraId="1AA0F0CB" w14:textId="6868B9A0" w:rsidR="0027584A" w:rsidRDefault="0027584A" w:rsidP="00BF1A4C">
            <w:pPr>
              <w:tabs>
                <w:tab w:val="left" w:pos="426"/>
              </w:tabs>
              <w:spacing w:before="40" w:after="40"/>
              <w:rPr>
                <w:sz w:val="20"/>
                <w:szCs w:val="20"/>
                <w:lang w:val="sk-SK"/>
              </w:rPr>
            </w:pPr>
            <w:r>
              <w:rPr>
                <w:sz w:val="20"/>
                <w:szCs w:val="20"/>
                <w:lang w:val="sk-SK"/>
              </w:rPr>
              <w:t>1.5.</w:t>
            </w:r>
          </w:p>
        </w:tc>
        <w:tc>
          <w:tcPr>
            <w:tcW w:w="1934" w:type="dxa"/>
          </w:tcPr>
          <w:p w14:paraId="2B426421" w14:textId="183808FC" w:rsidR="0027584A" w:rsidRDefault="003D725F" w:rsidP="00BF1A4C">
            <w:pPr>
              <w:tabs>
                <w:tab w:val="left" w:pos="426"/>
              </w:tabs>
              <w:spacing w:before="40" w:after="40"/>
              <w:rPr>
                <w:sz w:val="20"/>
                <w:szCs w:val="20"/>
                <w:lang w:val="en-US"/>
              </w:rPr>
            </w:pPr>
            <w:r>
              <w:rPr>
                <w:sz w:val="20"/>
                <w:szCs w:val="20"/>
                <w:lang w:val="en-US"/>
              </w:rPr>
              <w:t>29.6.2022</w:t>
            </w:r>
          </w:p>
        </w:tc>
        <w:tc>
          <w:tcPr>
            <w:tcW w:w="2099" w:type="dxa"/>
          </w:tcPr>
          <w:p w14:paraId="2D080B4C" w14:textId="25310CE8" w:rsidR="0027584A" w:rsidRDefault="003D725F" w:rsidP="00BF1A4C">
            <w:pPr>
              <w:tabs>
                <w:tab w:val="left" w:pos="426"/>
              </w:tabs>
              <w:spacing w:before="40" w:after="40"/>
              <w:rPr>
                <w:sz w:val="20"/>
                <w:szCs w:val="20"/>
                <w:lang w:val="sk-SK"/>
              </w:rPr>
            </w:pPr>
            <w:r>
              <w:rPr>
                <w:sz w:val="20"/>
                <w:szCs w:val="20"/>
                <w:lang w:val="sk-SK"/>
              </w:rPr>
              <w:t>Dušan Statelov</w:t>
            </w:r>
          </w:p>
        </w:tc>
        <w:tc>
          <w:tcPr>
            <w:tcW w:w="2681" w:type="dxa"/>
          </w:tcPr>
          <w:p w14:paraId="28A63D20" w14:textId="3933C723" w:rsidR="0027584A" w:rsidRDefault="003D725F" w:rsidP="00BF1A4C">
            <w:pPr>
              <w:tabs>
                <w:tab w:val="left" w:pos="426"/>
              </w:tabs>
              <w:spacing w:before="40" w:after="40"/>
              <w:rPr>
                <w:sz w:val="20"/>
                <w:szCs w:val="20"/>
                <w:lang w:val="en-US"/>
              </w:rPr>
            </w:pPr>
            <w:r>
              <w:rPr>
                <w:sz w:val="20"/>
                <w:szCs w:val="20"/>
                <w:lang w:val="en-US"/>
              </w:rPr>
              <w:t>Time sync in Harmonic, Possible FPGA &amp; Linux processor – brainstorming.</w:t>
            </w:r>
          </w:p>
        </w:tc>
      </w:tr>
      <w:tr w:rsidR="00C22375" w:rsidRPr="00487DC4" w14:paraId="50F6B935" w14:textId="77777777" w:rsidTr="00BF1A4C">
        <w:tc>
          <w:tcPr>
            <w:tcW w:w="1472" w:type="dxa"/>
          </w:tcPr>
          <w:p w14:paraId="4D9EAB3D" w14:textId="01AA297E" w:rsidR="00C22375" w:rsidRDefault="00C22375" w:rsidP="00BF1A4C">
            <w:pPr>
              <w:tabs>
                <w:tab w:val="left" w:pos="426"/>
              </w:tabs>
              <w:spacing w:before="40" w:after="40"/>
              <w:rPr>
                <w:sz w:val="20"/>
                <w:szCs w:val="20"/>
                <w:lang w:val="sk-SK"/>
              </w:rPr>
            </w:pPr>
            <w:r>
              <w:rPr>
                <w:sz w:val="20"/>
                <w:szCs w:val="20"/>
                <w:lang w:val="sk-SK"/>
              </w:rPr>
              <w:t>1.6.</w:t>
            </w:r>
          </w:p>
        </w:tc>
        <w:tc>
          <w:tcPr>
            <w:tcW w:w="1934" w:type="dxa"/>
          </w:tcPr>
          <w:p w14:paraId="5B1C2D7B" w14:textId="1C5BDF76" w:rsidR="00C22375" w:rsidRDefault="00C22375" w:rsidP="00BF1A4C">
            <w:pPr>
              <w:tabs>
                <w:tab w:val="left" w:pos="426"/>
              </w:tabs>
              <w:spacing w:before="40" w:after="40"/>
              <w:rPr>
                <w:sz w:val="20"/>
                <w:szCs w:val="20"/>
                <w:lang w:val="en-US"/>
              </w:rPr>
            </w:pPr>
            <w:r>
              <w:rPr>
                <w:sz w:val="20"/>
                <w:szCs w:val="20"/>
                <w:lang w:val="en-US"/>
              </w:rPr>
              <w:t>5.10.2022</w:t>
            </w:r>
          </w:p>
        </w:tc>
        <w:tc>
          <w:tcPr>
            <w:tcW w:w="2099" w:type="dxa"/>
          </w:tcPr>
          <w:p w14:paraId="6309BE38" w14:textId="04179E43" w:rsidR="00C22375" w:rsidRDefault="00C22375" w:rsidP="00BF1A4C">
            <w:pPr>
              <w:tabs>
                <w:tab w:val="left" w:pos="426"/>
              </w:tabs>
              <w:spacing w:before="40" w:after="40"/>
              <w:rPr>
                <w:sz w:val="20"/>
                <w:szCs w:val="20"/>
                <w:lang w:val="sk-SK"/>
              </w:rPr>
            </w:pPr>
            <w:r>
              <w:rPr>
                <w:sz w:val="20"/>
                <w:szCs w:val="20"/>
                <w:lang w:val="sk-SK"/>
              </w:rPr>
              <w:t>Dušan Statelov</w:t>
            </w:r>
          </w:p>
        </w:tc>
        <w:tc>
          <w:tcPr>
            <w:tcW w:w="2681" w:type="dxa"/>
          </w:tcPr>
          <w:p w14:paraId="07D351D3" w14:textId="496B0E02" w:rsidR="00C22375" w:rsidRDefault="00C22375" w:rsidP="00BF1A4C">
            <w:pPr>
              <w:tabs>
                <w:tab w:val="left" w:pos="426"/>
              </w:tabs>
              <w:spacing w:before="40" w:after="40"/>
              <w:rPr>
                <w:sz w:val="20"/>
                <w:szCs w:val="20"/>
                <w:lang w:val="en-US"/>
              </w:rPr>
            </w:pPr>
            <w:r>
              <w:rPr>
                <w:sz w:val="20"/>
                <w:szCs w:val="20"/>
                <w:lang w:val="en-US"/>
              </w:rPr>
              <w:t>SW RTOS time stamping in VM?</w:t>
            </w:r>
          </w:p>
        </w:tc>
      </w:tr>
    </w:tbl>
    <w:p w14:paraId="2B053EAA" w14:textId="77777777" w:rsidR="00C22375" w:rsidRDefault="00C22375"/>
    <w:tbl>
      <w:tblPr>
        <w:tblW w:w="0" w:type="auto"/>
        <w:tblLayout w:type="fixed"/>
        <w:tblCellMar>
          <w:left w:w="0" w:type="dxa"/>
          <w:right w:w="0" w:type="dxa"/>
        </w:tblCellMar>
        <w:tblLook w:val="0000" w:firstRow="0" w:lastRow="0" w:firstColumn="0" w:lastColumn="0" w:noHBand="0" w:noVBand="0"/>
      </w:tblPr>
      <w:tblGrid>
        <w:gridCol w:w="1472"/>
        <w:gridCol w:w="1934"/>
        <w:gridCol w:w="2099"/>
        <w:gridCol w:w="2681"/>
      </w:tblGrid>
      <w:tr w:rsidR="00B6357D" w14:paraId="234BE401" w14:textId="77777777" w:rsidTr="00BF1A4C">
        <w:trPr>
          <w:trHeight w:val="55"/>
        </w:trPr>
        <w:tc>
          <w:tcPr>
            <w:tcW w:w="1472" w:type="dxa"/>
          </w:tcPr>
          <w:p w14:paraId="109E80F5" w14:textId="77777777" w:rsidR="00B6357D" w:rsidRDefault="00B6357D" w:rsidP="00BF1A4C">
            <w:pPr>
              <w:tabs>
                <w:tab w:val="left" w:pos="426"/>
              </w:tabs>
              <w:spacing w:before="40" w:after="40"/>
            </w:pPr>
          </w:p>
        </w:tc>
        <w:tc>
          <w:tcPr>
            <w:tcW w:w="1934" w:type="dxa"/>
          </w:tcPr>
          <w:p w14:paraId="2BC5FABE" w14:textId="77777777" w:rsidR="00B6357D" w:rsidRDefault="00B6357D" w:rsidP="00BF1A4C">
            <w:pPr>
              <w:tabs>
                <w:tab w:val="left" w:pos="426"/>
              </w:tabs>
              <w:spacing w:before="40" w:after="40"/>
            </w:pPr>
          </w:p>
        </w:tc>
        <w:tc>
          <w:tcPr>
            <w:tcW w:w="2099" w:type="dxa"/>
          </w:tcPr>
          <w:p w14:paraId="6531064A" w14:textId="77777777" w:rsidR="00B6357D" w:rsidRDefault="00B6357D" w:rsidP="00BF1A4C">
            <w:pPr>
              <w:tabs>
                <w:tab w:val="left" w:pos="426"/>
              </w:tabs>
              <w:spacing w:before="40" w:after="40"/>
            </w:pPr>
          </w:p>
        </w:tc>
        <w:tc>
          <w:tcPr>
            <w:tcW w:w="2681" w:type="dxa"/>
          </w:tcPr>
          <w:p w14:paraId="24CB38B9" w14:textId="77777777" w:rsidR="00B6357D" w:rsidRDefault="00B6357D" w:rsidP="00BF1A4C">
            <w:pPr>
              <w:tabs>
                <w:tab w:val="left" w:pos="426"/>
              </w:tabs>
              <w:spacing w:before="40" w:after="40"/>
            </w:pPr>
          </w:p>
        </w:tc>
      </w:tr>
    </w:tbl>
    <w:p w14:paraId="0F8ABCAA" w14:textId="77777777" w:rsidR="00C22375" w:rsidRDefault="00C22375" w:rsidP="00B6357D">
      <w:pPr>
        <w:rPr>
          <w:rFonts w:cstheme="minorHAnsi"/>
          <w:b/>
          <w:bCs/>
          <w:sz w:val="20"/>
          <w:szCs w:val="20"/>
          <w:lang w:val="en-US"/>
        </w:rPr>
      </w:pPr>
    </w:p>
    <w:p w14:paraId="3176C930" w14:textId="5874781C" w:rsidR="00B6357D" w:rsidRPr="00B47215" w:rsidRDefault="00C22375" w:rsidP="00B6357D">
      <w:pPr>
        <w:rPr>
          <w:rFonts w:cstheme="minorHAnsi"/>
          <w:b/>
          <w:bCs/>
          <w:sz w:val="20"/>
          <w:szCs w:val="20"/>
        </w:rPr>
      </w:pPr>
      <w:r>
        <w:rPr>
          <w:rFonts w:cstheme="minorHAnsi"/>
          <w:b/>
          <w:bCs/>
          <w:sz w:val="20"/>
          <w:szCs w:val="20"/>
          <w:lang w:val="en-US"/>
        </w:rPr>
        <w:br w:type="column"/>
      </w:r>
      <w:r w:rsidR="00B6357D">
        <w:rPr>
          <w:rFonts w:cstheme="minorHAnsi"/>
          <w:b/>
          <w:bCs/>
          <w:sz w:val="20"/>
          <w:szCs w:val="20"/>
          <w:lang w:val="en-US"/>
        </w:rPr>
        <w:lastRenderedPageBreak/>
        <w:t>A|</w:t>
      </w:r>
      <w:r w:rsidR="00B6357D" w:rsidRPr="00B47215">
        <w:rPr>
          <w:rFonts w:cstheme="minorHAnsi"/>
          <w:b/>
          <w:bCs/>
          <w:sz w:val="20"/>
          <w:szCs w:val="20"/>
        </w:rPr>
        <w:t>Scope of document:</w:t>
      </w:r>
    </w:p>
    <w:p w14:paraId="3302B4D8" w14:textId="77777777" w:rsidR="006906DA" w:rsidRDefault="006906DA" w:rsidP="006906DA">
      <w:pPr>
        <w:rPr>
          <w:lang w:val="en-US"/>
        </w:rPr>
      </w:pPr>
    </w:p>
    <w:p w14:paraId="1927441D" w14:textId="3857E21E" w:rsidR="006906DA" w:rsidRDefault="006906DA" w:rsidP="006906DA">
      <w:pPr>
        <w:rPr>
          <w:lang w:val="en-US"/>
        </w:rPr>
      </w:pPr>
      <w:r>
        <w:rPr>
          <w:lang w:val="en-US"/>
        </w:rPr>
        <w:t>Product design for DVB SIS adapters</w:t>
      </w:r>
    </w:p>
    <w:p w14:paraId="126CCB8E" w14:textId="77777777" w:rsidR="006906DA" w:rsidRDefault="006906DA" w:rsidP="006906DA">
      <w:pPr>
        <w:rPr>
          <w:lang w:val="en-US"/>
        </w:rPr>
      </w:pPr>
    </w:p>
    <w:p w14:paraId="72C9B0D8" w14:textId="77777777" w:rsidR="006906DA" w:rsidRPr="00C3263B" w:rsidRDefault="006906DA" w:rsidP="006906DA">
      <w:pPr>
        <w:pStyle w:val="ListParagraph"/>
        <w:numPr>
          <w:ilvl w:val="0"/>
          <w:numId w:val="5"/>
        </w:numPr>
        <w:rPr>
          <w:b/>
          <w:bCs/>
          <w:lang w:val="en-US"/>
        </w:rPr>
      </w:pPr>
      <w:r w:rsidRPr="00C3263B">
        <w:rPr>
          <w:b/>
          <w:bCs/>
          <w:lang w:val="en-US"/>
        </w:rPr>
        <w:t>Control stream generator</w:t>
      </w:r>
    </w:p>
    <w:p w14:paraId="3E923964" w14:textId="77777777" w:rsidR="006906DA" w:rsidRPr="00C3263B" w:rsidRDefault="006906DA" w:rsidP="006906DA">
      <w:pPr>
        <w:pStyle w:val="ListParagraph"/>
        <w:numPr>
          <w:ilvl w:val="0"/>
          <w:numId w:val="5"/>
        </w:numPr>
        <w:rPr>
          <w:b/>
          <w:bCs/>
          <w:lang w:val="en-US"/>
        </w:rPr>
      </w:pPr>
      <w:r w:rsidRPr="00C3263B">
        <w:rPr>
          <w:b/>
          <w:bCs/>
          <w:lang w:val="en-US"/>
        </w:rPr>
        <w:t>Daughter stream adapter</w:t>
      </w:r>
    </w:p>
    <w:p w14:paraId="35111393" w14:textId="77777777" w:rsidR="00B6357D" w:rsidRPr="00B47215" w:rsidRDefault="00B6357D" w:rsidP="00B6357D">
      <w:pPr>
        <w:rPr>
          <w:rFonts w:cstheme="minorHAnsi"/>
          <w:sz w:val="20"/>
          <w:szCs w:val="20"/>
        </w:rPr>
      </w:pPr>
    </w:p>
    <w:p w14:paraId="1551F2D0" w14:textId="6CBA3899" w:rsidR="00B6357D" w:rsidRDefault="00B6357D" w:rsidP="00B6357D">
      <w:pPr>
        <w:rPr>
          <w:rFonts w:cstheme="minorHAnsi"/>
          <w:sz w:val="20"/>
          <w:szCs w:val="20"/>
          <w:lang w:val="en-US"/>
        </w:rPr>
      </w:pPr>
      <w:r w:rsidRPr="00B47215">
        <w:rPr>
          <w:rFonts w:cstheme="minorHAnsi"/>
          <w:sz w:val="20"/>
          <w:szCs w:val="20"/>
          <w:lang w:val="en-US"/>
        </w:rPr>
        <w:t xml:space="preserve">Analyze </w:t>
      </w:r>
      <w:r>
        <w:rPr>
          <w:rFonts w:cstheme="minorHAnsi"/>
          <w:sz w:val="20"/>
          <w:szCs w:val="20"/>
          <w:lang w:val="en-US"/>
        </w:rPr>
        <w:t>proper product design for DVB SIS</w:t>
      </w:r>
      <w:r w:rsidR="006906DA">
        <w:rPr>
          <w:rFonts w:cstheme="minorHAnsi"/>
          <w:sz w:val="20"/>
          <w:szCs w:val="20"/>
          <w:lang w:val="en-US"/>
        </w:rPr>
        <w:t>, d</w:t>
      </w:r>
      <w:r w:rsidRPr="00B47215">
        <w:rPr>
          <w:rFonts w:cstheme="minorHAnsi"/>
          <w:sz w:val="20"/>
          <w:szCs w:val="20"/>
          <w:lang w:val="en-US"/>
        </w:rPr>
        <w:t>esign cost-efficient</w:t>
      </w:r>
      <w:r w:rsidR="006906DA">
        <w:rPr>
          <w:rFonts w:cstheme="minorHAnsi"/>
          <w:sz w:val="20"/>
          <w:szCs w:val="20"/>
          <w:lang w:val="en-US"/>
        </w:rPr>
        <w:t>,</w:t>
      </w:r>
      <w:r w:rsidRPr="00B47215">
        <w:rPr>
          <w:rFonts w:cstheme="minorHAnsi"/>
          <w:sz w:val="20"/>
          <w:szCs w:val="20"/>
          <w:lang w:val="en-US"/>
        </w:rPr>
        <w:t xml:space="preserve"> </w:t>
      </w:r>
      <w:r w:rsidR="006906DA">
        <w:rPr>
          <w:rFonts w:cstheme="minorHAnsi"/>
          <w:sz w:val="20"/>
          <w:szCs w:val="20"/>
          <w:lang w:val="en-US"/>
        </w:rPr>
        <w:t>maintainable, modular and reliable solution</w:t>
      </w:r>
    </w:p>
    <w:p w14:paraId="70661EFA" w14:textId="18BF5455" w:rsidR="00982555" w:rsidRDefault="00982555" w:rsidP="00B6357D">
      <w:pPr>
        <w:rPr>
          <w:rFonts w:cstheme="minorHAnsi"/>
          <w:sz w:val="20"/>
          <w:szCs w:val="20"/>
          <w:lang w:val="en-US"/>
        </w:rPr>
      </w:pPr>
    </w:p>
    <w:p w14:paraId="7427F3A5" w14:textId="64E027A6" w:rsidR="00C3263B" w:rsidRPr="008F7058" w:rsidRDefault="006906DA">
      <w:pPr>
        <w:rPr>
          <w:rFonts w:cstheme="minorHAnsi"/>
          <w:sz w:val="20"/>
          <w:szCs w:val="20"/>
          <w:lang w:val="en-US"/>
        </w:rPr>
      </w:pPr>
      <w:r w:rsidRPr="008F7058">
        <w:rPr>
          <w:rFonts w:cstheme="minorHAnsi"/>
          <w:sz w:val="20"/>
          <w:szCs w:val="20"/>
          <w:lang w:val="en-US"/>
        </w:rPr>
        <w:t>Existing PC based server running Linux</w:t>
      </w:r>
      <w:r w:rsidR="008F7058" w:rsidRPr="008F7058">
        <w:rPr>
          <w:rFonts w:cstheme="minorHAnsi"/>
          <w:sz w:val="20"/>
          <w:szCs w:val="20"/>
          <w:lang w:val="en-US"/>
        </w:rPr>
        <w:t xml:space="preserve"> also in kernel</w:t>
      </w:r>
    </w:p>
    <w:p w14:paraId="14CD3CB3" w14:textId="65D1F789" w:rsidR="00982555" w:rsidRDefault="00982555">
      <w:r w:rsidRPr="00CC63E4">
        <w:rPr>
          <w:rFonts w:asciiTheme="majorHAnsi" w:hAnsiTheme="majorHAnsi" w:cs="Arial"/>
          <w:caps/>
          <w:noProof/>
          <w:sz w:val="20"/>
          <w:lang w:val="en-US"/>
        </w:rPr>
        <mc:AlternateContent>
          <mc:Choice Requires="wpg">
            <w:drawing>
              <wp:anchor distT="0" distB="0" distL="114300" distR="114300" simplePos="0" relativeHeight="251713536" behindDoc="0" locked="0" layoutInCell="1" allowOverlap="1" wp14:anchorId="23C0D591" wp14:editId="22BDDD25">
                <wp:simplePos x="0" y="0"/>
                <wp:positionH relativeFrom="column">
                  <wp:posOffset>730250</wp:posOffset>
                </wp:positionH>
                <wp:positionV relativeFrom="paragraph">
                  <wp:posOffset>19685</wp:posOffset>
                </wp:positionV>
                <wp:extent cx="2686685" cy="1028065"/>
                <wp:effectExtent l="0" t="0" r="5715" b="635"/>
                <wp:wrapSquare wrapText="bothSides"/>
                <wp:docPr id="46" name="Group 46"/>
                <wp:cNvGraphicFramePr/>
                <a:graphic xmlns:a="http://schemas.openxmlformats.org/drawingml/2006/main">
                  <a:graphicData uri="http://schemas.microsoft.com/office/word/2010/wordprocessingGroup">
                    <wpg:wgp>
                      <wpg:cNvGrpSpPr/>
                      <wpg:grpSpPr>
                        <a:xfrm>
                          <a:off x="0" y="0"/>
                          <a:ext cx="2686685" cy="1028065"/>
                          <a:chOff x="0" y="0"/>
                          <a:chExt cx="2686685" cy="1028065"/>
                        </a:xfrm>
                      </wpg:grpSpPr>
                      <wps:wsp>
                        <wps:cNvPr id="47" name="Text Box 12"/>
                        <wps:cNvSpPr txBox="1">
                          <a:spLocks/>
                        </wps:cNvSpPr>
                        <wps:spPr>
                          <a:xfrm>
                            <a:off x="0" y="0"/>
                            <a:ext cx="2641600" cy="295275"/>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956E924" w14:textId="599C208F" w:rsidR="00982555" w:rsidRPr="00833CCD" w:rsidRDefault="00982555" w:rsidP="00982555">
                              <w:pPr>
                                <w:pStyle w:val="Caption"/>
                                <w:jc w:val="center"/>
                                <w:rPr>
                                  <w:rFonts w:asciiTheme="minorHAnsi" w:hAnsiTheme="minorHAnsi" w:cs="Arial"/>
                                  <w:noProof/>
                                  <w:color w:val="000090"/>
                                  <w:spacing w:val="-3"/>
                                  <w:sz w:val="16"/>
                                  <w:szCs w:val="16"/>
                                  <w:lang w:val="en-US"/>
                                </w:rPr>
                              </w:pPr>
                              <w:r w:rsidRPr="00833CCD">
                                <w:rPr>
                                  <w:rFonts w:asciiTheme="minorHAnsi" w:hAnsiTheme="minorHAnsi"/>
                                  <w:color w:val="000090"/>
                                  <w:sz w:val="16"/>
                                  <w:szCs w:val="16"/>
                                </w:rPr>
                                <w:t xml:space="preserve">Figure </w:t>
                              </w:r>
                              <w:r w:rsidRPr="00833CCD">
                                <w:rPr>
                                  <w:rFonts w:asciiTheme="minorHAnsi" w:hAnsiTheme="minorHAnsi"/>
                                  <w:color w:val="000090"/>
                                  <w:sz w:val="16"/>
                                  <w:szCs w:val="16"/>
                                </w:rPr>
                                <w:fldChar w:fldCharType="begin"/>
                              </w:r>
                              <w:r w:rsidRPr="00833CCD">
                                <w:rPr>
                                  <w:rFonts w:asciiTheme="minorHAnsi" w:hAnsiTheme="minorHAnsi"/>
                                  <w:color w:val="000090"/>
                                  <w:sz w:val="16"/>
                                  <w:szCs w:val="16"/>
                                </w:rPr>
                                <w:instrText xml:space="preserve"> SEQ Figure \* ARABIC </w:instrText>
                              </w:r>
                              <w:r w:rsidRPr="00833CCD">
                                <w:rPr>
                                  <w:rFonts w:asciiTheme="minorHAnsi" w:hAnsiTheme="minorHAnsi"/>
                                  <w:color w:val="000090"/>
                                  <w:sz w:val="16"/>
                                  <w:szCs w:val="16"/>
                                </w:rPr>
                                <w:fldChar w:fldCharType="separate"/>
                              </w:r>
                              <w:r w:rsidR="008C79EF">
                                <w:rPr>
                                  <w:rFonts w:asciiTheme="minorHAnsi" w:hAnsiTheme="minorHAnsi"/>
                                  <w:noProof/>
                                  <w:color w:val="000090"/>
                                  <w:sz w:val="16"/>
                                  <w:szCs w:val="16"/>
                                </w:rPr>
                                <w:t>1</w:t>
                              </w:r>
                              <w:r w:rsidRPr="00833CCD">
                                <w:rPr>
                                  <w:rFonts w:asciiTheme="minorHAnsi" w:hAnsiTheme="minorHAnsi"/>
                                  <w:noProof/>
                                  <w:color w:val="000090"/>
                                  <w:sz w:val="16"/>
                                  <w:szCs w:val="16"/>
                                </w:rPr>
                                <w:fldChar w:fldCharType="end"/>
                              </w:r>
                              <w:r w:rsidRPr="00833CCD">
                                <w:rPr>
                                  <w:rFonts w:asciiTheme="minorHAnsi" w:hAnsiTheme="minorHAnsi"/>
                                  <w:color w:val="000090"/>
                                  <w:sz w:val="16"/>
                                  <w:szCs w:val="16"/>
                                </w:rPr>
                                <w:t xml:space="preserve"> – Adapter Prototype TRL6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Picture 48" descr="System:Users:dusanstatelov:_dusan:MANUALY:OPTIMUX 2014:OBRAZKY:OPTIMUX-Rx.png"/>
                          <pic:cNvPicPr>
                            <a:picLocks noChangeAspect="1"/>
                          </pic:cNvPicPr>
                        </pic:nvPicPr>
                        <pic:blipFill>
                          <a:blip r:embed="rId8">
                            <a:extLst>
                              <a:ext uri="{28A0092B-C50C-407E-A947-70E740481C1C}">
                                <a14:useLocalDpi xmlns:a14="http://schemas.microsoft.com/office/drawing/2010/main"/>
                              </a:ext>
                            </a:extLst>
                          </a:blip>
                          <a:srcRect/>
                          <a:stretch>
                            <a:fillRect/>
                          </a:stretch>
                        </pic:blipFill>
                        <pic:spPr bwMode="auto">
                          <a:xfrm>
                            <a:off x="60960" y="314960"/>
                            <a:ext cx="2625725" cy="7131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g:wgp>
                  </a:graphicData>
                </a:graphic>
              </wp:anchor>
            </w:drawing>
          </mc:Choice>
          <mc:Fallback>
            <w:pict>
              <v:group w14:anchorId="23C0D591" id="Group 46" o:spid="_x0000_s1026" style="position:absolute;margin-left:57.5pt;margin-top:1.55pt;width:211.55pt;height:80.95pt;z-index:251713536" coordsize="26866,102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">
                <v:shapetype id="_x0000_t202" coordsize="21600,21600" o:spt="202" path="m,l,21600r21600,l21600,xe">
                  <v:stroke joinstyle="miter"/>
                  <v:path gradientshapeok="t" o:connecttype="rect"/>
                </v:shapetype>
                <v:shape id="Text Box 12" o:spid="_x0000_s1027" type="#_x0000_t202" style="position:absolute;width:26416;height:29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" filled="f" stroked="f">
                  <v:textbox style="mso-fit-shape-to-text:t" inset="0,0,0,0">
                    <w:txbxContent>
                      <w:p w14:paraId="1956E924" w14:textId="599C208F" w:rsidR="00982555" w:rsidRPr="00833CCD" w:rsidRDefault="00982555" w:rsidP="00982555">
                        <w:pPr>
                          <w:pStyle w:val="Caption"/>
                          <w:jc w:val="center"/>
                          <w:rPr>
                            <w:rFonts w:asciiTheme="minorHAnsi" w:hAnsiTheme="minorHAnsi" w:cs="Arial"/>
                            <w:noProof/>
                            <w:color w:val="000090"/>
                            <w:spacing w:val="-3"/>
                            <w:sz w:val="16"/>
                            <w:szCs w:val="16"/>
                            <w:lang w:val="en-US"/>
                          </w:rPr>
                        </w:pPr>
                        <w:r w:rsidRPr="00833CCD">
                          <w:rPr>
                            <w:rFonts w:asciiTheme="minorHAnsi" w:hAnsiTheme="minorHAnsi"/>
                            <w:color w:val="000090"/>
                            <w:sz w:val="16"/>
                            <w:szCs w:val="16"/>
                          </w:rPr>
                          <w:t xml:space="preserve">Figure </w:t>
                        </w:r>
                        <w:r w:rsidRPr="00833CCD">
                          <w:rPr>
                            <w:rFonts w:asciiTheme="minorHAnsi" w:hAnsiTheme="minorHAnsi"/>
                            <w:color w:val="000090"/>
                            <w:sz w:val="16"/>
                            <w:szCs w:val="16"/>
                          </w:rPr>
                          <w:fldChar w:fldCharType="begin"/>
                        </w:r>
                        <w:r w:rsidRPr="00833CCD">
                          <w:rPr>
                            <w:rFonts w:asciiTheme="minorHAnsi" w:hAnsiTheme="minorHAnsi"/>
                            <w:color w:val="000090"/>
                            <w:sz w:val="16"/>
                            <w:szCs w:val="16"/>
                          </w:rPr>
                          <w:instrText xml:space="preserve"> SEQ Figure \* ARABIC </w:instrText>
                        </w:r>
                        <w:r w:rsidRPr="00833CCD">
                          <w:rPr>
                            <w:rFonts w:asciiTheme="minorHAnsi" w:hAnsiTheme="minorHAnsi"/>
                            <w:color w:val="000090"/>
                            <w:sz w:val="16"/>
                            <w:szCs w:val="16"/>
                          </w:rPr>
                          <w:fldChar w:fldCharType="separate"/>
                        </w:r>
                        <w:r w:rsidR="008C79EF">
                          <w:rPr>
                            <w:rFonts w:asciiTheme="minorHAnsi" w:hAnsiTheme="minorHAnsi"/>
                            <w:noProof/>
                            <w:color w:val="000090"/>
                            <w:sz w:val="16"/>
                            <w:szCs w:val="16"/>
                          </w:rPr>
                          <w:t>1</w:t>
                        </w:r>
                        <w:r w:rsidRPr="00833CCD">
                          <w:rPr>
                            <w:rFonts w:asciiTheme="minorHAnsi" w:hAnsiTheme="minorHAnsi"/>
                            <w:noProof/>
                            <w:color w:val="000090"/>
                            <w:sz w:val="16"/>
                            <w:szCs w:val="16"/>
                          </w:rPr>
                          <w:fldChar w:fldCharType="end"/>
                        </w:r>
                        <w:r w:rsidRPr="00833CCD">
                          <w:rPr>
                            <w:rFonts w:asciiTheme="minorHAnsi" w:hAnsiTheme="minorHAnsi"/>
                            <w:color w:val="000090"/>
                            <w:sz w:val="16"/>
                            <w:szCs w:val="16"/>
                          </w:rPr>
                          <w:t xml:space="preserve"> – Adapter Prototype TRL6</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8" type="#_x0000_t75" alt="System:Users:dusanstatelov:_dusan:MANUALY:OPTIMUX 2014:OBRAZKY:OPTIMUX-Rx.png" style="position:absolute;left:609;top:3149;width:26257;height:71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">
                  <v:imagedata r:id="rId9" o:title="OPTIMUX-Rx"/>
                </v:shape>
                <w10:wrap type="square"/>
              </v:group>
            </w:pict>
          </mc:Fallback>
        </mc:AlternateContent>
      </w:r>
    </w:p>
    <w:p w14:paraId="76D27962" w14:textId="03879B97" w:rsidR="00982555" w:rsidRDefault="00982555"/>
    <w:p w14:paraId="0468B46B" w14:textId="0EC081CE" w:rsidR="00982555" w:rsidRDefault="00982555"/>
    <w:p w14:paraId="0E91673B" w14:textId="778D011D" w:rsidR="00B6357D" w:rsidRDefault="008C79EF">
      <w:pPr>
        <w:rPr>
          <w:lang w:val="en-US"/>
        </w:rPr>
      </w:pPr>
      <w:r w:rsidRPr="006906DA">
        <w:rPr>
          <w:noProof/>
        </w:rPr>
        <mc:AlternateContent>
          <mc:Choice Requires="wps">
            <w:drawing>
              <wp:anchor distT="0" distB="0" distL="114300" distR="114300" simplePos="0" relativeHeight="251716608" behindDoc="1" locked="0" layoutInCell="1" allowOverlap="1" wp14:anchorId="404FC4E1" wp14:editId="68D98D62">
                <wp:simplePos x="0" y="0"/>
                <wp:positionH relativeFrom="column">
                  <wp:posOffset>842838</wp:posOffset>
                </wp:positionH>
                <wp:positionV relativeFrom="paragraph">
                  <wp:posOffset>564543</wp:posOffset>
                </wp:positionV>
                <wp:extent cx="2284095" cy="326003"/>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2284095" cy="32600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4A38D2" w14:textId="77777777" w:rsidR="006906DA" w:rsidRDefault="006906DA" w:rsidP="006906DA">
                            <w:r>
                              <w:t>Back panel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FC4E1" id="Text Box 225" o:spid="_x0000_s1029" type="#_x0000_t202" style="position:absolute;margin-left:66.35pt;margin-top:44.45pt;width:179.85pt;height:25.6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" filled="f" stroked="f">
                <v:textbox>
                  <w:txbxContent>
                    <w:p w14:paraId="234A38D2" w14:textId="77777777" w:rsidR="006906DA" w:rsidRDefault="006906DA" w:rsidP="006906DA">
                      <w:r>
                        <w:t>Back panel view</w:t>
                      </w:r>
                    </w:p>
                  </w:txbxContent>
                </v:textbox>
              </v:shape>
            </w:pict>
          </mc:Fallback>
        </mc:AlternateContent>
      </w:r>
      <w:r w:rsidRPr="006906DA">
        <w:rPr>
          <w:noProof/>
        </w:rPr>
        <w:drawing>
          <wp:anchor distT="0" distB="0" distL="114300" distR="114300" simplePos="0" relativeHeight="251715584" behindDoc="1" locked="0" layoutInCell="1" allowOverlap="1" wp14:anchorId="5277B964" wp14:editId="7D11EA99">
            <wp:simplePos x="0" y="0"/>
            <wp:positionH relativeFrom="column">
              <wp:posOffset>728980</wp:posOffset>
            </wp:positionH>
            <wp:positionV relativeFrom="paragraph">
              <wp:posOffset>887426</wp:posOffset>
            </wp:positionV>
            <wp:extent cx="2803525" cy="2077085"/>
            <wp:effectExtent l="0" t="0" r="3175" b="571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03525" cy="2077085"/>
                    </a:xfrm>
                    <a:prstGeom prst="rect">
                      <a:avLst/>
                    </a:prstGeom>
                  </pic:spPr>
                </pic:pic>
              </a:graphicData>
            </a:graphic>
            <wp14:sizeRelH relativeFrom="page">
              <wp14:pctWidth>0</wp14:pctWidth>
            </wp14:sizeRelH>
            <wp14:sizeRelV relativeFrom="page">
              <wp14:pctHeight>0</wp14:pctHeight>
            </wp14:sizeRelV>
          </wp:anchor>
        </w:drawing>
      </w:r>
      <w:r w:rsidR="00982555">
        <w:br w:type="column"/>
      </w:r>
      <w:r w:rsidR="00B6357D">
        <w:rPr>
          <w:lang w:val="en-US"/>
        </w:rPr>
        <w:lastRenderedPageBreak/>
        <w:t>Competition design</w:t>
      </w:r>
      <w:r w:rsidR="001957A0">
        <w:rPr>
          <w:lang w:val="en-US"/>
        </w:rPr>
        <w:t>:</w:t>
      </w:r>
    </w:p>
    <w:p w14:paraId="1ACBF0A2" w14:textId="21916C0F" w:rsidR="0013485F" w:rsidRDefault="0013485F">
      <w:pPr>
        <w:rPr>
          <w:lang w:val="en-US"/>
        </w:rPr>
      </w:pPr>
    </w:p>
    <w:p w14:paraId="62EB2D5A" w14:textId="7770AC4B" w:rsidR="0013485F" w:rsidRDefault="0013485F" w:rsidP="009D5D4E">
      <w:pPr>
        <w:pStyle w:val="ListParagraph"/>
        <w:numPr>
          <w:ilvl w:val="0"/>
          <w:numId w:val="6"/>
        </w:numPr>
        <w:rPr>
          <w:b/>
          <w:bCs/>
          <w:lang w:val="en-US"/>
        </w:rPr>
      </w:pPr>
      <w:proofErr w:type="spellStart"/>
      <w:r w:rsidRPr="000F628B">
        <w:rPr>
          <w:b/>
          <w:bCs/>
          <w:lang w:val="en-US"/>
        </w:rPr>
        <w:t>Enensys</w:t>
      </w:r>
      <w:proofErr w:type="spellEnd"/>
      <w:r w:rsidRPr="000F628B">
        <w:rPr>
          <w:b/>
          <w:bCs/>
          <w:lang w:val="en-US"/>
        </w:rPr>
        <w:t>:</w:t>
      </w:r>
    </w:p>
    <w:p w14:paraId="388EB5B4" w14:textId="77777777" w:rsidR="008C79EF" w:rsidRPr="00A146A0" w:rsidRDefault="008C79EF" w:rsidP="00A146A0">
      <w:pPr>
        <w:ind w:left="360"/>
        <w:rPr>
          <w:b/>
          <w:bCs/>
          <w:lang w:val="en-US"/>
        </w:rPr>
      </w:pPr>
    </w:p>
    <w:p w14:paraId="0D3D82CA" w14:textId="2C426E35" w:rsidR="00B72438" w:rsidRDefault="00B72438">
      <w:pPr>
        <w:rPr>
          <w:lang w:val="en-US"/>
        </w:rPr>
      </w:pPr>
    </w:p>
    <w:p w14:paraId="0B8ABC3A" w14:textId="66F75B4D" w:rsidR="009D5D4E" w:rsidRPr="00B6357D" w:rsidRDefault="009D5D4E">
      <w:pPr>
        <w:rPr>
          <w:lang w:val="en-US"/>
        </w:rPr>
      </w:pPr>
      <w:r>
        <w:rPr>
          <w:lang w:val="en-US"/>
        </w:rPr>
        <w:t>Front</w:t>
      </w:r>
    </w:p>
    <w:p w14:paraId="1835FC05" w14:textId="20EBC619" w:rsidR="00B72438" w:rsidRDefault="00B72438">
      <w:r w:rsidRPr="00B72438">
        <w:rPr>
          <w:noProof/>
        </w:rPr>
        <w:drawing>
          <wp:inline distT="0" distB="0" distL="0" distR="0" wp14:anchorId="101B6E6C" wp14:editId="3361F568">
            <wp:extent cx="5727700" cy="884277"/>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476"/>
                    <a:stretch/>
                  </pic:blipFill>
                  <pic:spPr bwMode="auto">
                    <a:xfrm>
                      <a:off x="0" y="0"/>
                      <a:ext cx="5727700" cy="884277"/>
                    </a:xfrm>
                    <a:prstGeom prst="rect">
                      <a:avLst/>
                    </a:prstGeom>
                    <a:ln>
                      <a:noFill/>
                    </a:ln>
                    <a:extLst>
                      <a:ext uri="{53640926-AAD7-44D8-BBD7-CCE9431645EC}">
                        <a14:shadowObscured xmlns:a14="http://schemas.microsoft.com/office/drawing/2010/main"/>
                      </a:ext>
                    </a:extLst>
                  </pic:spPr>
                </pic:pic>
              </a:graphicData>
            </a:graphic>
          </wp:inline>
        </w:drawing>
      </w:r>
    </w:p>
    <w:p w14:paraId="269436F5" w14:textId="08ACCF1D" w:rsidR="00B72438" w:rsidRPr="00B72438" w:rsidRDefault="00B72438">
      <w:pPr>
        <w:rPr>
          <w:lang w:val="en-US"/>
        </w:rPr>
      </w:pPr>
      <w:r>
        <w:rPr>
          <w:lang w:val="en-US"/>
        </w:rPr>
        <w:t>Back</w:t>
      </w:r>
    </w:p>
    <w:p w14:paraId="12374B82" w14:textId="0BCF30EA" w:rsidR="00C3263B" w:rsidRDefault="00C3263B">
      <w:r w:rsidRPr="00C3263B">
        <w:rPr>
          <w:noProof/>
        </w:rPr>
        <w:drawing>
          <wp:inline distT="0" distB="0" distL="0" distR="0" wp14:anchorId="2D39BAC5" wp14:editId="50105A24">
            <wp:extent cx="5727700" cy="645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645160"/>
                    </a:xfrm>
                    <a:prstGeom prst="rect">
                      <a:avLst/>
                    </a:prstGeom>
                  </pic:spPr>
                </pic:pic>
              </a:graphicData>
            </a:graphic>
          </wp:inline>
        </w:drawing>
      </w:r>
    </w:p>
    <w:p w14:paraId="2860C226" w14:textId="21CCF327" w:rsidR="00C3263B" w:rsidRDefault="00C3263B" w:rsidP="00C3263B">
      <w:r w:rsidRPr="00C3263B">
        <w:rPr>
          <w:noProof/>
        </w:rPr>
        <w:drawing>
          <wp:inline distT="0" distB="0" distL="0" distR="0" wp14:anchorId="5E2E84ED" wp14:editId="1E5EFC3C">
            <wp:extent cx="4469313" cy="10985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4041" cy="1175856"/>
                    </a:xfrm>
                    <a:prstGeom prst="rect">
                      <a:avLst/>
                    </a:prstGeom>
                  </pic:spPr>
                </pic:pic>
              </a:graphicData>
            </a:graphic>
          </wp:inline>
        </w:drawing>
      </w:r>
    </w:p>
    <w:p w14:paraId="4E98D6B0" w14:textId="77777777" w:rsidR="00130AD4" w:rsidRDefault="00130AD4" w:rsidP="00C3263B"/>
    <w:p w14:paraId="477135DE" w14:textId="632449E6" w:rsidR="006906DA" w:rsidRPr="000F628B" w:rsidRDefault="0013485F" w:rsidP="00120201">
      <w:pPr>
        <w:pStyle w:val="ListParagraph"/>
        <w:numPr>
          <w:ilvl w:val="0"/>
          <w:numId w:val="6"/>
        </w:numPr>
        <w:rPr>
          <w:b/>
          <w:bCs/>
          <w:lang w:val="en-US"/>
        </w:rPr>
      </w:pPr>
      <w:proofErr w:type="spellStart"/>
      <w:r w:rsidRPr="000F628B">
        <w:rPr>
          <w:b/>
          <w:bCs/>
          <w:lang w:val="en-US"/>
        </w:rPr>
        <w:t>Nevion</w:t>
      </w:r>
      <w:proofErr w:type="spellEnd"/>
      <w:r w:rsidRPr="000F628B">
        <w:rPr>
          <w:b/>
          <w:bCs/>
          <w:lang w:val="en-US"/>
        </w:rPr>
        <w:t>:</w:t>
      </w:r>
    </w:p>
    <w:p w14:paraId="502A4A87" w14:textId="1892182D" w:rsidR="000B4998" w:rsidRDefault="000B4998"/>
    <w:p w14:paraId="2B09634B" w14:textId="373D1AE8" w:rsidR="00216194" w:rsidRDefault="00216194">
      <w:pPr>
        <w:rPr>
          <w:lang w:val="en-US"/>
        </w:rPr>
      </w:pPr>
      <w:r w:rsidRPr="00216194">
        <w:rPr>
          <w:noProof/>
        </w:rPr>
        <w:drawing>
          <wp:inline distT="0" distB="0" distL="0" distR="0" wp14:anchorId="39667A54" wp14:editId="3CFF4584">
            <wp:extent cx="5727457" cy="83127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5771" b="8837"/>
                    <a:stretch/>
                  </pic:blipFill>
                  <pic:spPr bwMode="auto">
                    <a:xfrm>
                      <a:off x="0" y="0"/>
                      <a:ext cx="5727700" cy="831308"/>
                    </a:xfrm>
                    <a:prstGeom prst="rect">
                      <a:avLst/>
                    </a:prstGeom>
                    <a:ln>
                      <a:noFill/>
                    </a:ln>
                    <a:extLst>
                      <a:ext uri="{53640926-AAD7-44D8-BBD7-CCE9431645EC}">
                        <a14:shadowObscured xmlns:a14="http://schemas.microsoft.com/office/drawing/2010/main"/>
                      </a:ext>
                    </a:extLst>
                  </pic:spPr>
                </pic:pic>
              </a:graphicData>
            </a:graphic>
          </wp:inline>
        </w:drawing>
      </w:r>
    </w:p>
    <w:p w14:paraId="3E3E1A3C" w14:textId="0ECE369C" w:rsidR="00B41149" w:rsidRPr="000B4998" w:rsidRDefault="00B41149">
      <w:pPr>
        <w:rPr>
          <w:lang w:val="en-US"/>
        </w:rPr>
      </w:pPr>
      <w:r w:rsidRPr="00B41149">
        <w:rPr>
          <w:noProof/>
        </w:rPr>
        <w:drawing>
          <wp:inline distT="0" distB="0" distL="0" distR="0" wp14:anchorId="0DF71FE2" wp14:editId="281AA9E1">
            <wp:extent cx="5727700" cy="10788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078865"/>
                    </a:xfrm>
                    <a:prstGeom prst="rect">
                      <a:avLst/>
                    </a:prstGeom>
                  </pic:spPr>
                </pic:pic>
              </a:graphicData>
            </a:graphic>
          </wp:inline>
        </w:drawing>
      </w:r>
    </w:p>
    <w:p w14:paraId="17711566" w14:textId="77777777" w:rsidR="00B41149" w:rsidRDefault="00B41149" w:rsidP="00F62991">
      <w:pPr>
        <w:rPr>
          <w:b/>
          <w:bCs/>
          <w:lang w:val="en-US"/>
        </w:rPr>
      </w:pPr>
    </w:p>
    <w:p w14:paraId="311CEE32" w14:textId="77777777" w:rsidR="000D7861" w:rsidRDefault="00B41149" w:rsidP="00F62991">
      <w:pPr>
        <w:rPr>
          <w:b/>
          <w:bCs/>
          <w:lang w:val="en-US"/>
        </w:rPr>
      </w:pPr>
      <w:r w:rsidRPr="00B41149">
        <w:rPr>
          <w:noProof/>
          <w:lang w:val="en-US"/>
        </w:rPr>
        <w:lastRenderedPageBreak/>
        <w:drawing>
          <wp:inline distT="0" distB="0" distL="0" distR="0" wp14:anchorId="2A23C5E9" wp14:editId="21F3D6CF">
            <wp:extent cx="1872809" cy="24848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2809" cy="2484898"/>
                    </a:xfrm>
                    <a:prstGeom prst="rect">
                      <a:avLst/>
                    </a:prstGeom>
                  </pic:spPr>
                </pic:pic>
              </a:graphicData>
            </a:graphic>
          </wp:inline>
        </w:drawing>
      </w:r>
    </w:p>
    <w:p w14:paraId="7172961D" w14:textId="77777777" w:rsidR="000D7861" w:rsidRDefault="000D7861" w:rsidP="00F62991">
      <w:pPr>
        <w:rPr>
          <w:b/>
          <w:bCs/>
          <w:lang w:val="en-US"/>
        </w:rPr>
      </w:pPr>
    </w:p>
    <w:p w14:paraId="53F5DB02" w14:textId="41E410E5" w:rsidR="000D7861" w:rsidRPr="000D7861" w:rsidRDefault="000D7861" w:rsidP="000D7861">
      <w:pPr>
        <w:pStyle w:val="ListParagraph"/>
        <w:numPr>
          <w:ilvl w:val="0"/>
          <w:numId w:val="6"/>
        </w:numPr>
        <w:rPr>
          <w:b/>
          <w:bCs/>
          <w:lang w:val="en-US"/>
        </w:rPr>
      </w:pPr>
      <w:r>
        <w:rPr>
          <w:b/>
          <w:bCs/>
          <w:lang w:val="en-US"/>
        </w:rPr>
        <w:t>Harmonic</w:t>
      </w:r>
      <w:r w:rsidRPr="000D7861">
        <w:rPr>
          <w:b/>
          <w:bCs/>
          <w:lang w:val="en-US"/>
        </w:rPr>
        <w:t>:</w:t>
      </w:r>
    </w:p>
    <w:p w14:paraId="19DFBAF7" w14:textId="77777777" w:rsidR="000D7861" w:rsidRDefault="000D7861" w:rsidP="000D7861"/>
    <w:p w14:paraId="37144409" w14:textId="096BCCE2" w:rsidR="000D7861" w:rsidRDefault="000D7861" w:rsidP="000D7861">
      <w:pPr>
        <w:rPr>
          <w:lang w:val="en-US"/>
        </w:rPr>
      </w:pPr>
      <w:r>
        <w:rPr>
          <w:lang w:val="en-US"/>
        </w:rPr>
        <w:t>Based on discussion</w:t>
      </w:r>
      <w:r w:rsidR="006E1B2A">
        <w:rPr>
          <w:lang w:val="en-US"/>
        </w:rPr>
        <w:t xml:space="preserve"> with Harmonic reseller</w:t>
      </w:r>
      <w:r>
        <w:rPr>
          <w:lang w:val="en-US"/>
        </w:rPr>
        <w:t xml:space="preserve">, Harmonic really shifted almost all or all products to SW implementation, including multiplexer, encoders, statistical multiplex etc. </w:t>
      </w:r>
    </w:p>
    <w:p w14:paraId="7C8B9489" w14:textId="3058593A" w:rsidR="000D7861" w:rsidRDefault="000D7861" w:rsidP="000D7861">
      <w:pPr>
        <w:rPr>
          <w:lang w:val="en-US"/>
        </w:rPr>
      </w:pPr>
      <w:r>
        <w:rPr>
          <w:lang w:val="en-US"/>
        </w:rPr>
        <w:t>It is typically installed at HP servers using modified Linux…</w:t>
      </w:r>
    </w:p>
    <w:p w14:paraId="4863DE43" w14:textId="7868C274" w:rsidR="000D7861" w:rsidRDefault="000D7861" w:rsidP="000D7861">
      <w:pPr>
        <w:rPr>
          <w:lang w:val="en-US"/>
        </w:rPr>
      </w:pPr>
      <w:r>
        <w:rPr>
          <w:lang w:val="en-US"/>
        </w:rPr>
        <w:t xml:space="preserve">SW based </w:t>
      </w:r>
      <w:proofErr w:type="spellStart"/>
      <w:r>
        <w:rPr>
          <w:lang w:val="en-US"/>
        </w:rPr>
        <w:t>remultiplexers</w:t>
      </w:r>
      <w:proofErr w:type="spellEnd"/>
      <w:r>
        <w:rPr>
          <w:lang w:val="en-US"/>
        </w:rPr>
        <w:t xml:space="preserve"> are commercially deployed, used, working with STB.</w:t>
      </w:r>
    </w:p>
    <w:p w14:paraId="7F711346" w14:textId="079FA57D" w:rsidR="000D7861" w:rsidRDefault="000D7861" w:rsidP="000D7861">
      <w:pPr>
        <w:rPr>
          <w:lang w:val="en-US"/>
        </w:rPr>
      </w:pPr>
      <w:r>
        <w:rPr>
          <w:lang w:val="en-US"/>
        </w:rPr>
        <w:t>Last question remains whether fully SW implementation is used also for DVB-SIS Daughter stream adapter and/or DVB-T2 GW. To be done.</w:t>
      </w:r>
    </w:p>
    <w:p w14:paraId="129C6668" w14:textId="7270416B" w:rsidR="006E1B2A" w:rsidRDefault="006E1B2A" w:rsidP="000D7861">
      <w:pPr>
        <w:rPr>
          <w:lang w:val="en-US"/>
        </w:rPr>
      </w:pPr>
      <w:r>
        <w:rPr>
          <w:lang w:val="en-US"/>
        </w:rPr>
        <w:t xml:space="preserve">According to </w:t>
      </w:r>
      <w:proofErr w:type="spellStart"/>
      <w:r>
        <w:rPr>
          <w:lang w:val="en-US"/>
        </w:rPr>
        <w:t>Dektec</w:t>
      </w:r>
      <w:proofErr w:type="spellEnd"/>
      <w:r>
        <w:rPr>
          <w:lang w:val="en-US"/>
        </w:rPr>
        <w:t xml:space="preserve"> Harmonic integrated their PCIe boards, so it seems identical to MAINDATA “old” product architecture.</w:t>
      </w:r>
    </w:p>
    <w:p w14:paraId="578AAADE" w14:textId="7DC9F05E" w:rsidR="00CE5CEB" w:rsidRDefault="00CE5CEB" w:rsidP="000D7861">
      <w:pPr>
        <w:rPr>
          <w:lang w:val="en-US"/>
        </w:rPr>
      </w:pPr>
    </w:p>
    <w:p w14:paraId="618533EA" w14:textId="5896C32A" w:rsidR="00CE5CEB" w:rsidRDefault="00CE5CEB" w:rsidP="00CE5CEB">
      <w:pPr>
        <w:rPr>
          <w:lang w:val="en-US"/>
        </w:rPr>
      </w:pPr>
      <w:r w:rsidRPr="00CE5CEB">
        <w:rPr>
          <w:lang w:val="en-US"/>
        </w:rPr>
        <w:t xml:space="preserve">Both </w:t>
      </w:r>
      <w:r>
        <w:rPr>
          <w:lang w:val="en-US"/>
        </w:rPr>
        <w:t xml:space="preserve">ends of Harmonic’s </w:t>
      </w:r>
      <w:r w:rsidRPr="00CE5CEB">
        <w:rPr>
          <w:lang w:val="en-US"/>
        </w:rPr>
        <w:t>DVB-SIS (</w:t>
      </w:r>
      <w:proofErr w:type="spellStart"/>
      <w:r w:rsidRPr="00CE5CEB">
        <w:rPr>
          <w:lang w:val="en-US"/>
        </w:rPr>
        <w:t>ProstramX</w:t>
      </w:r>
      <w:proofErr w:type="spellEnd"/>
      <w:r w:rsidRPr="00CE5CEB">
        <w:rPr>
          <w:lang w:val="en-US"/>
        </w:rPr>
        <w:t xml:space="preserve"> a</w:t>
      </w:r>
      <w:r w:rsidR="00C22375">
        <w:rPr>
          <w:lang w:val="en-US"/>
        </w:rPr>
        <w:t>nd</w:t>
      </w:r>
      <w:r w:rsidRPr="00CE5CEB">
        <w:rPr>
          <w:lang w:val="en-US"/>
        </w:rPr>
        <w:t xml:space="preserve"> XOS) </w:t>
      </w:r>
      <w:r>
        <w:rPr>
          <w:lang w:val="en-US"/>
        </w:rPr>
        <w:t xml:space="preserve">are built in Linux and synchronization should be achieved by </w:t>
      </w:r>
    </w:p>
    <w:p w14:paraId="4E257285" w14:textId="77777777" w:rsidR="00CE5CEB" w:rsidRDefault="00CE5CEB" w:rsidP="00CE5CEB">
      <w:r w:rsidRPr="00CE5CEB">
        <w:rPr>
          <w:lang w:val="en-US"/>
        </w:rPr>
        <w:t>a) PTP </w:t>
      </w:r>
      <w:hyperlink r:id="rId17" w:history="1">
        <w:r>
          <w:rPr>
            <w:rStyle w:val="Hyperlink"/>
          </w:rPr>
          <w:t>https://en.wikipedia.org/wiki/Precision_Time_Protocol</w:t>
        </w:r>
      </w:hyperlink>
    </w:p>
    <w:p w14:paraId="0DA74258" w14:textId="77777777" w:rsidR="00CE5CEB" w:rsidRDefault="00CE5CEB" w:rsidP="00CE5CEB">
      <w:r w:rsidRPr="00CE5CEB">
        <w:rPr>
          <w:lang w:val="en-US"/>
        </w:rPr>
        <w:t>b) PPS/GPS adapt</w:t>
      </w:r>
      <w:r>
        <w:rPr>
          <w:lang w:val="en-US"/>
        </w:rPr>
        <w:t>e</w:t>
      </w:r>
      <w:r w:rsidRPr="00CE5CEB">
        <w:rPr>
          <w:lang w:val="en-US"/>
        </w:rPr>
        <w:t xml:space="preserve">r </w:t>
      </w:r>
      <w:r>
        <w:rPr>
          <w:lang w:val="en-US"/>
        </w:rPr>
        <w:t xml:space="preserve"> </w:t>
      </w:r>
      <w:hyperlink r:id="rId18" w:history="1">
        <w:r>
          <w:rPr>
            <w:rStyle w:val="Hyperlink"/>
          </w:rPr>
          <w:t>https://en.wikipedia.org/wiki/Pulse-per-second_signal</w:t>
        </w:r>
      </w:hyperlink>
    </w:p>
    <w:p w14:paraId="64A8DE44" w14:textId="77777777" w:rsidR="00CE5CEB" w:rsidRDefault="00CE5CEB" w:rsidP="00CE5CEB">
      <w:pPr>
        <w:rPr>
          <w:lang w:val="en-US"/>
        </w:rPr>
      </w:pPr>
    </w:p>
    <w:p w14:paraId="3D63CEAA" w14:textId="77777777" w:rsidR="00CE5CEB" w:rsidRDefault="00CE5CEB" w:rsidP="00CE5CEB">
      <w:pPr>
        <w:rPr>
          <w:lang w:val="en-US"/>
        </w:rPr>
      </w:pPr>
      <w:r>
        <w:rPr>
          <w:lang w:val="en-US"/>
        </w:rPr>
        <w:t xml:space="preserve">which is connected to server </w:t>
      </w:r>
      <w:r w:rsidRPr="00CE5CEB">
        <w:rPr>
          <w:u w:val="single"/>
          <w:lang w:val="en-US"/>
        </w:rPr>
        <w:t>serial port</w:t>
      </w:r>
    </w:p>
    <w:p w14:paraId="3BB8110F" w14:textId="77777777" w:rsidR="00CE5CEB" w:rsidRDefault="00CE5CEB" w:rsidP="00CE5CEB">
      <w:pPr>
        <w:rPr>
          <w:lang w:val="en-US"/>
        </w:rPr>
      </w:pPr>
      <w:r>
        <w:rPr>
          <w:lang w:val="en-US"/>
        </w:rPr>
        <w:t>Harmonic solutions are installed at HP servers or virtual machines.</w:t>
      </w:r>
    </w:p>
    <w:p w14:paraId="22318F84" w14:textId="05863124" w:rsidR="00CE5CEB" w:rsidRPr="00CE5CEB" w:rsidRDefault="008775A8" w:rsidP="00CE5CEB">
      <w:pPr>
        <w:rPr>
          <w:lang w:val="en-US"/>
        </w:rPr>
      </w:pPr>
      <w:proofErr w:type="spellStart"/>
      <w:proofErr w:type="gramStart"/>
      <w:r>
        <w:rPr>
          <w:lang w:val="en-US"/>
        </w:rPr>
        <w:t>Generaly</w:t>
      </w:r>
      <w:proofErr w:type="spellEnd"/>
      <w:proofErr w:type="gramEnd"/>
      <w:r w:rsidR="00CE5CEB">
        <w:rPr>
          <w:lang w:val="en-US"/>
        </w:rPr>
        <w:t xml:space="preserve"> it runs on</w:t>
      </w:r>
      <w:r w:rsidR="00CE5CEB" w:rsidRPr="00CE5CEB">
        <w:rPr>
          <w:lang w:val="en-US"/>
        </w:rPr>
        <w:t xml:space="preserve"> </w:t>
      </w:r>
      <w:r w:rsidR="00CE5CEB">
        <w:rPr>
          <w:lang w:val="en-US"/>
        </w:rPr>
        <w:t>L</w:t>
      </w:r>
      <w:r w:rsidR="00CE5CEB" w:rsidRPr="00CE5CEB">
        <w:rPr>
          <w:lang w:val="en-US"/>
        </w:rPr>
        <w:t xml:space="preserve">inux </w:t>
      </w:r>
      <w:r w:rsidR="00CE5CEB">
        <w:rPr>
          <w:lang w:val="en-US"/>
        </w:rPr>
        <w:t xml:space="preserve">with above described </w:t>
      </w:r>
      <w:r w:rsidR="00CE5CEB" w:rsidRPr="00CE5CEB">
        <w:rPr>
          <w:lang w:val="en-US"/>
        </w:rPr>
        <w:t>synchroniz</w:t>
      </w:r>
      <w:r w:rsidR="00CE5CEB">
        <w:rPr>
          <w:lang w:val="en-US"/>
        </w:rPr>
        <w:t>ation</w:t>
      </w:r>
    </w:p>
    <w:p w14:paraId="625B8A13" w14:textId="77777777" w:rsidR="00CE5CEB" w:rsidRDefault="00CE5CEB" w:rsidP="00CE5CEB">
      <w:pPr>
        <w:rPr>
          <w:lang w:val="en-US"/>
        </w:rPr>
      </w:pPr>
    </w:p>
    <w:p w14:paraId="0A4AA6A7" w14:textId="77777777" w:rsidR="00CE5CEB" w:rsidRPr="00CE5CEB" w:rsidRDefault="00CE5CEB" w:rsidP="00CE5CEB">
      <w:pPr>
        <w:rPr>
          <w:rFonts w:ascii="Times New Roman" w:eastAsia="Times New Roman" w:hAnsi="Times New Roman" w:cs="Times New Roman"/>
          <w:lang w:eastAsia="en-GB"/>
        </w:rPr>
      </w:pPr>
    </w:p>
    <w:p w14:paraId="1F82F0DA" w14:textId="06BB3BDC" w:rsidR="000D7861" w:rsidRPr="000B4998" w:rsidRDefault="000D7861" w:rsidP="000D7861">
      <w:pPr>
        <w:rPr>
          <w:lang w:val="en-US"/>
        </w:rPr>
      </w:pPr>
    </w:p>
    <w:p w14:paraId="7D5E9E07" w14:textId="77777777" w:rsidR="000D7861" w:rsidRDefault="000D7861" w:rsidP="000D7861">
      <w:pPr>
        <w:rPr>
          <w:b/>
          <w:bCs/>
          <w:lang w:val="en-US"/>
        </w:rPr>
      </w:pPr>
    </w:p>
    <w:p w14:paraId="63100C9E" w14:textId="3DEABD72" w:rsidR="00F62991" w:rsidRPr="00F62991" w:rsidRDefault="00B41149" w:rsidP="00F62991">
      <w:pPr>
        <w:rPr>
          <w:b/>
          <w:bCs/>
          <w:lang w:val="en-US"/>
        </w:rPr>
      </w:pPr>
      <w:r>
        <w:rPr>
          <w:b/>
          <w:bCs/>
          <w:lang w:val="en-US"/>
        </w:rPr>
        <w:br w:type="column"/>
      </w:r>
    </w:p>
    <w:p w14:paraId="7A05D47F" w14:textId="01194738" w:rsidR="00F62991" w:rsidRDefault="00F62991" w:rsidP="00D2161F">
      <w:pPr>
        <w:pStyle w:val="ListParagraph"/>
        <w:numPr>
          <w:ilvl w:val="0"/>
          <w:numId w:val="4"/>
        </w:numPr>
        <w:rPr>
          <w:b/>
          <w:bCs/>
          <w:lang w:val="en-US"/>
        </w:rPr>
      </w:pPr>
      <w:r>
        <w:rPr>
          <w:b/>
          <w:bCs/>
          <w:lang w:val="en-US"/>
        </w:rPr>
        <w:t>HW versus SW solution</w:t>
      </w:r>
    </w:p>
    <w:p w14:paraId="58945DAE" w14:textId="77777777" w:rsidR="00F62991" w:rsidRDefault="00F62991" w:rsidP="00F62991">
      <w:pPr>
        <w:pStyle w:val="ListParagraph"/>
        <w:ind w:left="360"/>
        <w:rPr>
          <w:lang w:val="en-US"/>
        </w:rPr>
      </w:pPr>
    </w:p>
    <w:p w14:paraId="41CDE166" w14:textId="4A131188" w:rsidR="00F62991" w:rsidRPr="00F62991" w:rsidRDefault="00F62991" w:rsidP="00F62991">
      <w:pPr>
        <w:pStyle w:val="ListParagraph"/>
        <w:ind w:left="360"/>
        <w:rPr>
          <w:lang w:val="en-US"/>
        </w:rPr>
      </w:pPr>
      <w:r>
        <w:rPr>
          <w:lang w:val="en-US"/>
        </w:rPr>
        <w:t xml:space="preserve">Is HW solution necessary or SW solution (Linux) is enough? </w:t>
      </w:r>
    </w:p>
    <w:p w14:paraId="388996C2" w14:textId="77777777" w:rsidR="00F62991" w:rsidRDefault="00F62991" w:rsidP="00F62991">
      <w:pPr>
        <w:pStyle w:val="ListParagraph"/>
        <w:ind w:left="360"/>
        <w:rPr>
          <w:lang w:val="en-US"/>
        </w:rPr>
      </w:pPr>
    </w:p>
    <w:p w14:paraId="0332A85F" w14:textId="4EDABCCB" w:rsidR="00F62991" w:rsidRPr="00D2161F" w:rsidRDefault="00F62991" w:rsidP="00D2161F">
      <w:pPr>
        <w:pStyle w:val="ListParagraph"/>
        <w:numPr>
          <w:ilvl w:val="1"/>
          <w:numId w:val="4"/>
        </w:numPr>
        <w:rPr>
          <w:b/>
          <w:bCs/>
          <w:lang w:val="en-US"/>
        </w:rPr>
      </w:pPr>
      <w:r w:rsidRPr="00D2161F">
        <w:rPr>
          <w:b/>
          <w:bCs/>
          <w:lang w:val="en-US"/>
        </w:rPr>
        <w:t>In case HW solution is needed</w:t>
      </w:r>
    </w:p>
    <w:p w14:paraId="29D710AA" w14:textId="4D8A5E96" w:rsidR="00F62991" w:rsidRDefault="00F62991" w:rsidP="00F62991">
      <w:pPr>
        <w:pStyle w:val="ListParagraph"/>
        <w:rPr>
          <w:lang w:val="en-US"/>
        </w:rPr>
      </w:pPr>
      <w:r>
        <w:rPr>
          <w:lang w:val="en-US"/>
        </w:rPr>
        <w:t xml:space="preserve">To what extent </w:t>
      </w:r>
      <w:r w:rsidR="00D2161F">
        <w:rPr>
          <w:lang w:val="en-US"/>
        </w:rPr>
        <w:t xml:space="preserve">/ </w:t>
      </w:r>
      <w:r>
        <w:rPr>
          <w:lang w:val="en-US"/>
        </w:rPr>
        <w:t xml:space="preserve">for which </w:t>
      </w:r>
      <w:r w:rsidR="00D2161F">
        <w:rPr>
          <w:lang w:val="en-US"/>
        </w:rPr>
        <w:t>functionalities,</w:t>
      </w:r>
      <w:r>
        <w:rPr>
          <w:lang w:val="en-US"/>
        </w:rPr>
        <w:t xml:space="preserve"> is </w:t>
      </w:r>
      <w:r w:rsidR="00D2161F">
        <w:rPr>
          <w:lang w:val="en-US"/>
        </w:rPr>
        <w:t xml:space="preserve">HW </w:t>
      </w:r>
      <w:r>
        <w:rPr>
          <w:lang w:val="en-US"/>
        </w:rPr>
        <w:t>mandatory?</w:t>
      </w:r>
    </w:p>
    <w:p w14:paraId="4F11EAA0" w14:textId="77777777" w:rsidR="00CD7950" w:rsidRDefault="00CD7950" w:rsidP="00F62991">
      <w:pPr>
        <w:pStyle w:val="ListParagraph"/>
        <w:rPr>
          <w:lang w:val="en-US"/>
        </w:rPr>
      </w:pPr>
    </w:p>
    <w:p w14:paraId="69C2C573" w14:textId="24376261" w:rsidR="00D2161F" w:rsidRDefault="00CD7950" w:rsidP="00D2161F">
      <w:pPr>
        <w:pStyle w:val="ListParagraph"/>
        <w:numPr>
          <w:ilvl w:val="2"/>
          <w:numId w:val="4"/>
        </w:numPr>
        <w:rPr>
          <w:b/>
          <w:bCs/>
          <w:lang w:val="en-US"/>
        </w:rPr>
      </w:pPr>
      <w:r w:rsidRPr="00D2161F">
        <w:rPr>
          <w:b/>
          <w:bCs/>
          <w:lang w:val="en-US"/>
        </w:rPr>
        <w:t>T</w:t>
      </w:r>
      <w:r w:rsidR="00F62991" w:rsidRPr="00D2161F">
        <w:rPr>
          <w:b/>
          <w:bCs/>
          <w:lang w:val="en-US"/>
        </w:rPr>
        <w:t>iming</w:t>
      </w:r>
      <w:r w:rsidR="007D2304">
        <w:rPr>
          <w:b/>
          <w:bCs/>
          <w:lang w:val="en-US"/>
        </w:rPr>
        <w:t xml:space="preserve"> at last stage</w:t>
      </w:r>
      <w:r w:rsidR="00F62991" w:rsidRPr="00D2161F">
        <w:rPr>
          <w:b/>
          <w:bCs/>
          <w:lang w:val="en-US"/>
        </w:rPr>
        <w:t>? (</w:t>
      </w:r>
      <w:r w:rsidR="007D2304" w:rsidRPr="00D2161F">
        <w:rPr>
          <w:b/>
          <w:bCs/>
          <w:lang w:val="en-US"/>
        </w:rPr>
        <w:t>Latency</w:t>
      </w:r>
      <w:r w:rsidR="00F62991" w:rsidRPr="00D2161F">
        <w:rPr>
          <w:b/>
          <w:bCs/>
          <w:lang w:val="en-US"/>
        </w:rPr>
        <w:t>, jitter anything else?)</w:t>
      </w:r>
    </w:p>
    <w:p w14:paraId="7CC0865F" w14:textId="701DC1BD" w:rsidR="00CD7950" w:rsidRPr="00D2161F" w:rsidRDefault="00CD7950" w:rsidP="00D2161F">
      <w:pPr>
        <w:pStyle w:val="ListParagraph"/>
        <w:numPr>
          <w:ilvl w:val="2"/>
          <w:numId w:val="4"/>
        </w:numPr>
        <w:rPr>
          <w:b/>
          <w:bCs/>
          <w:lang w:val="en-US"/>
        </w:rPr>
      </w:pPr>
      <w:r w:rsidRPr="00D2161F">
        <w:rPr>
          <w:b/>
          <w:bCs/>
          <w:lang w:val="en-US"/>
        </w:rPr>
        <w:t>Back panel space – full of Input output connectors, without half of mother board</w:t>
      </w:r>
      <w:r w:rsidRPr="00D2161F">
        <w:rPr>
          <w:lang w:val="en-US"/>
        </w:rPr>
        <w:t xml:space="preserve"> being occupied by motherboard connectors?</w:t>
      </w:r>
    </w:p>
    <w:p w14:paraId="75A5C4D4" w14:textId="6FF64C87" w:rsidR="00D2161F" w:rsidRDefault="00D2161F" w:rsidP="00D2161F">
      <w:pPr>
        <w:pStyle w:val="ListParagraph"/>
        <w:numPr>
          <w:ilvl w:val="2"/>
          <w:numId w:val="4"/>
        </w:numPr>
        <w:rPr>
          <w:b/>
          <w:bCs/>
          <w:lang w:val="en-US"/>
        </w:rPr>
      </w:pPr>
      <w:r>
        <w:rPr>
          <w:b/>
          <w:bCs/>
          <w:lang w:val="en-US"/>
        </w:rPr>
        <w:t>Reliability?</w:t>
      </w:r>
    </w:p>
    <w:p w14:paraId="56E2BE98" w14:textId="2D1D3A99" w:rsidR="00D2161F" w:rsidRDefault="00D2161F" w:rsidP="00D2161F">
      <w:pPr>
        <w:pStyle w:val="ListParagraph"/>
        <w:numPr>
          <w:ilvl w:val="2"/>
          <w:numId w:val="4"/>
        </w:numPr>
        <w:rPr>
          <w:b/>
          <w:bCs/>
          <w:lang w:val="en-US"/>
        </w:rPr>
      </w:pPr>
      <w:r>
        <w:rPr>
          <w:b/>
          <w:bCs/>
          <w:lang w:val="en-US"/>
        </w:rPr>
        <w:t>Fast boot?</w:t>
      </w:r>
    </w:p>
    <w:p w14:paraId="409E5E41" w14:textId="5AEBC740" w:rsidR="00D2161F" w:rsidRDefault="00D2161F" w:rsidP="00D2161F">
      <w:pPr>
        <w:pStyle w:val="ListParagraph"/>
        <w:numPr>
          <w:ilvl w:val="2"/>
          <w:numId w:val="4"/>
        </w:numPr>
        <w:rPr>
          <w:b/>
          <w:bCs/>
          <w:lang w:val="en-US"/>
        </w:rPr>
      </w:pPr>
      <w:r>
        <w:rPr>
          <w:b/>
          <w:bCs/>
          <w:lang w:val="en-US"/>
        </w:rPr>
        <w:t>Anything else?</w:t>
      </w:r>
    </w:p>
    <w:p w14:paraId="2247CC47" w14:textId="62851727" w:rsidR="001B1EE5" w:rsidRDefault="001B1EE5" w:rsidP="00D2161F">
      <w:pPr>
        <w:pStyle w:val="ListParagraph"/>
        <w:numPr>
          <w:ilvl w:val="2"/>
          <w:numId w:val="4"/>
        </w:numPr>
        <w:rPr>
          <w:b/>
          <w:bCs/>
          <w:lang w:val="en-US"/>
        </w:rPr>
      </w:pPr>
      <w:r>
        <w:rPr>
          <w:b/>
          <w:bCs/>
          <w:lang w:val="en-US"/>
        </w:rPr>
        <w:t>Redundant power?</w:t>
      </w:r>
    </w:p>
    <w:p w14:paraId="26D62DE7" w14:textId="7DE3A218" w:rsidR="007D2304" w:rsidRDefault="007D2304" w:rsidP="00D2161F">
      <w:pPr>
        <w:pStyle w:val="ListParagraph"/>
        <w:numPr>
          <w:ilvl w:val="2"/>
          <w:numId w:val="4"/>
        </w:numPr>
        <w:rPr>
          <w:b/>
          <w:bCs/>
          <w:lang w:val="en-US"/>
        </w:rPr>
      </w:pPr>
      <w:r>
        <w:rPr>
          <w:b/>
          <w:bCs/>
          <w:lang w:val="en-US"/>
        </w:rPr>
        <w:t>High Density?</w:t>
      </w:r>
    </w:p>
    <w:p w14:paraId="20CE6C08" w14:textId="5342D9ED" w:rsidR="00FA4039" w:rsidRPr="00D2161F" w:rsidRDefault="00FA4039" w:rsidP="00D2161F">
      <w:pPr>
        <w:pStyle w:val="ListParagraph"/>
        <w:numPr>
          <w:ilvl w:val="2"/>
          <w:numId w:val="4"/>
        </w:numPr>
        <w:rPr>
          <w:b/>
          <w:bCs/>
          <w:lang w:val="en-US"/>
        </w:rPr>
      </w:pPr>
      <w:r>
        <w:rPr>
          <w:b/>
          <w:bCs/>
          <w:lang w:val="en-US"/>
        </w:rPr>
        <w:t>Front panel?</w:t>
      </w:r>
    </w:p>
    <w:p w14:paraId="7DE6BB56" w14:textId="77777777" w:rsidR="00F62991" w:rsidRDefault="00F62991" w:rsidP="00F62991">
      <w:pPr>
        <w:pStyle w:val="ListParagraph"/>
        <w:ind w:left="360"/>
        <w:rPr>
          <w:lang w:val="en-US"/>
        </w:rPr>
      </w:pPr>
    </w:p>
    <w:p w14:paraId="4A20F9C9" w14:textId="285FD1D1" w:rsidR="00F62991" w:rsidRDefault="00F62991" w:rsidP="00D2161F">
      <w:pPr>
        <w:pStyle w:val="ListParagraph"/>
        <w:numPr>
          <w:ilvl w:val="1"/>
          <w:numId w:val="4"/>
        </w:numPr>
        <w:rPr>
          <w:b/>
          <w:bCs/>
          <w:lang w:val="en-US"/>
        </w:rPr>
      </w:pPr>
      <w:r w:rsidRPr="00D2161F">
        <w:rPr>
          <w:b/>
          <w:bCs/>
          <w:lang w:val="en-US"/>
        </w:rPr>
        <w:t>In case of SW only</w:t>
      </w:r>
      <w:r w:rsidR="001B1EE5">
        <w:rPr>
          <w:b/>
          <w:bCs/>
          <w:lang w:val="en-US"/>
        </w:rPr>
        <w:t xml:space="preserve"> solution using available Servers</w:t>
      </w:r>
      <w:r w:rsidRPr="00D2161F">
        <w:rPr>
          <w:b/>
          <w:bCs/>
          <w:lang w:val="en-US"/>
        </w:rPr>
        <w:t>:</w:t>
      </w:r>
    </w:p>
    <w:p w14:paraId="7F011487" w14:textId="77777777" w:rsidR="007D2304" w:rsidRPr="00D2161F" w:rsidRDefault="007D2304" w:rsidP="007D2304">
      <w:pPr>
        <w:pStyle w:val="ListParagraph"/>
        <w:ind w:left="792"/>
        <w:rPr>
          <w:b/>
          <w:bCs/>
          <w:lang w:val="en-US"/>
        </w:rPr>
      </w:pPr>
    </w:p>
    <w:p w14:paraId="33AB1065" w14:textId="30464045" w:rsidR="00F62991" w:rsidRPr="00F62991" w:rsidRDefault="00F62991" w:rsidP="00F62991">
      <w:pPr>
        <w:pStyle w:val="ListParagraph"/>
        <w:rPr>
          <w:lang w:val="en-US"/>
        </w:rPr>
      </w:pPr>
      <w:r>
        <w:rPr>
          <w:lang w:val="en-US"/>
        </w:rPr>
        <w:t xml:space="preserve">Is </w:t>
      </w:r>
      <w:r w:rsidR="007D2304">
        <w:rPr>
          <w:lang w:val="en-US"/>
        </w:rPr>
        <w:t>it</w:t>
      </w:r>
      <w:r>
        <w:rPr>
          <w:lang w:val="en-US"/>
        </w:rPr>
        <w:t xml:space="preserve"> enough to compose bitwise precise bitstream with “unprecise or dummy” timestamps which are then precisely restamped by Modulators?</w:t>
      </w:r>
    </w:p>
    <w:p w14:paraId="2820A030" w14:textId="3FD8445A" w:rsidR="00F62991" w:rsidRDefault="00F62991" w:rsidP="00F62991">
      <w:pPr>
        <w:pStyle w:val="ListParagraph"/>
        <w:ind w:left="360"/>
        <w:rPr>
          <w:b/>
          <w:bCs/>
          <w:lang w:val="en-US"/>
        </w:rPr>
      </w:pPr>
    </w:p>
    <w:p w14:paraId="5D32A18C" w14:textId="7804632B" w:rsidR="00F62991" w:rsidRPr="00C3263B" w:rsidRDefault="00F62991" w:rsidP="007D2304">
      <w:pPr>
        <w:pStyle w:val="ListParagraph"/>
        <w:numPr>
          <w:ilvl w:val="0"/>
          <w:numId w:val="4"/>
        </w:numPr>
        <w:rPr>
          <w:b/>
          <w:bCs/>
          <w:lang w:val="en-US"/>
        </w:rPr>
      </w:pPr>
      <w:r w:rsidRPr="00C3263B">
        <w:rPr>
          <w:b/>
          <w:bCs/>
          <w:lang w:val="en-US"/>
        </w:rPr>
        <w:t>Time reference</w:t>
      </w:r>
      <w:r>
        <w:rPr>
          <w:b/>
          <w:bCs/>
          <w:lang w:val="en-US"/>
        </w:rPr>
        <w:br/>
      </w:r>
    </w:p>
    <w:p w14:paraId="01750300" w14:textId="77777777" w:rsidR="005575EF" w:rsidRDefault="00961EEA" w:rsidP="00F62991">
      <w:pPr>
        <w:pStyle w:val="ListParagraph"/>
        <w:ind w:left="360"/>
        <w:rPr>
          <w:ins w:id="1" w:author="DS" w:date="2022-06-29T15:58:00Z"/>
          <w:lang w:val="en-US"/>
        </w:rPr>
      </w:pPr>
      <w:r>
        <w:rPr>
          <w:lang w:val="en-US"/>
        </w:rPr>
        <w:t>MAINDATA</w:t>
      </w:r>
      <w:r w:rsidR="00F62991">
        <w:rPr>
          <w:lang w:val="en-US"/>
        </w:rPr>
        <w:t xml:space="preserve"> products are Linux based on PC motherboard with unprecise clock. </w:t>
      </w:r>
    </w:p>
    <w:p w14:paraId="66C2FC39" w14:textId="32FF2681" w:rsidR="00F62991" w:rsidRDefault="00F62991" w:rsidP="00F62991">
      <w:pPr>
        <w:pStyle w:val="ListParagraph"/>
        <w:ind w:left="360"/>
        <w:rPr>
          <w:lang w:val="en-US"/>
        </w:rPr>
      </w:pPr>
      <w:r>
        <w:rPr>
          <w:lang w:val="en-US"/>
        </w:rPr>
        <w:t xml:space="preserve">Is </w:t>
      </w:r>
      <w:proofErr w:type="gramStart"/>
      <w:r>
        <w:rPr>
          <w:lang w:val="en-US"/>
        </w:rPr>
        <w:t>that</w:t>
      </w:r>
      <w:proofErr w:type="gramEnd"/>
      <w:r>
        <w:rPr>
          <w:lang w:val="en-US"/>
        </w:rPr>
        <w:t xml:space="preserve"> OK?</w:t>
      </w:r>
    </w:p>
    <w:p w14:paraId="091A473A" w14:textId="0EAE696E" w:rsidR="00F62991" w:rsidRPr="00F62991" w:rsidRDefault="00F62991" w:rsidP="00F62991">
      <w:pPr>
        <w:pStyle w:val="ListParagraph"/>
        <w:ind w:left="360"/>
        <w:rPr>
          <w:lang w:val="en-US"/>
        </w:rPr>
      </w:pPr>
      <w:r>
        <w:rPr>
          <w:lang w:val="en-US"/>
        </w:rPr>
        <w:t xml:space="preserve">Do we need </w:t>
      </w:r>
      <w:proofErr w:type="gramStart"/>
      <w:r>
        <w:rPr>
          <w:lang w:val="en-US"/>
        </w:rPr>
        <w:t>e.g.</w:t>
      </w:r>
      <w:proofErr w:type="gramEnd"/>
      <w:r>
        <w:rPr>
          <w:lang w:val="en-US"/>
        </w:rPr>
        <w:t xml:space="preserve"> GPS PCIe board to make timing more precise?</w:t>
      </w:r>
    </w:p>
    <w:p w14:paraId="466CF653" w14:textId="3DCA80DA" w:rsidR="00F62991" w:rsidRDefault="00F62991" w:rsidP="00F62991">
      <w:pPr>
        <w:rPr>
          <w:b/>
          <w:bCs/>
          <w:lang w:val="en-US"/>
        </w:rPr>
      </w:pPr>
    </w:p>
    <w:p w14:paraId="4F59FB86" w14:textId="52C72CBC" w:rsidR="00F62991" w:rsidRPr="00C3263B" w:rsidRDefault="007D2304" w:rsidP="007D2304">
      <w:pPr>
        <w:pStyle w:val="ListParagraph"/>
        <w:numPr>
          <w:ilvl w:val="0"/>
          <w:numId w:val="4"/>
        </w:numPr>
        <w:rPr>
          <w:b/>
          <w:bCs/>
          <w:lang w:val="en-US"/>
        </w:rPr>
      </w:pPr>
      <w:r>
        <w:rPr>
          <w:b/>
          <w:bCs/>
          <w:lang w:val="en-US"/>
        </w:rPr>
        <w:t>High density</w:t>
      </w:r>
    </w:p>
    <w:p w14:paraId="1CBDF8C0" w14:textId="4B6EADFC" w:rsidR="00F62991" w:rsidRPr="009979E3" w:rsidRDefault="00F62991" w:rsidP="009979E3">
      <w:pPr>
        <w:ind w:left="360"/>
        <w:rPr>
          <w:lang w:val="en-US"/>
        </w:rPr>
      </w:pPr>
    </w:p>
    <w:p w14:paraId="701585F8" w14:textId="24971071" w:rsidR="009979E3" w:rsidRDefault="009979E3" w:rsidP="009979E3">
      <w:pPr>
        <w:ind w:left="360"/>
        <w:rPr>
          <w:lang w:val="en-US"/>
        </w:rPr>
      </w:pPr>
      <w:r w:rsidRPr="009979E3">
        <w:rPr>
          <w:lang w:val="en-US"/>
        </w:rPr>
        <w:t>Could we</w:t>
      </w:r>
      <w:r>
        <w:rPr>
          <w:lang w:val="en-US"/>
        </w:rPr>
        <w:t xml:space="preserve"> use </w:t>
      </w:r>
      <w:r w:rsidR="009F781D">
        <w:rPr>
          <w:lang w:val="en-US"/>
        </w:rPr>
        <w:t xml:space="preserve">blade servers to achieve high density with specific boards </w:t>
      </w:r>
      <w:proofErr w:type="gramStart"/>
      <w:r w:rsidR="009F781D">
        <w:rPr>
          <w:lang w:val="en-US"/>
        </w:rPr>
        <w:t>e.g.</w:t>
      </w:r>
      <w:proofErr w:type="gramEnd"/>
      <w:r w:rsidR="009F781D">
        <w:rPr>
          <w:lang w:val="en-US"/>
        </w:rPr>
        <w:t xml:space="preserve"> for IO (e.g. DVB ASI input outputs, timestamping)</w:t>
      </w:r>
    </w:p>
    <w:p w14:paraId="261123E4" w14:textId="7AC90435" w:rsidR="009F781D" w:rsidRPr="009F781D" w:rsidRDefault="009F781D" w:rsidP="009979E3">
      <w:pPr>
        <w:ind w:left="360"/>
        <w:rPr>
          <w:lang w:val="en-US"/>
        </w:rPr>
      </w:pPr>
      <w:r>
        <w:rPr>
          <w:lang w:val="en-US"/>
        </w:rPr>
        <w:t>How blades are connected are PCIe boards supported (easy use of DVB-ASI boards)</w:t>
      </w:r>
    </w:p>
    <w:p w14:paraId="6C285C7D" w14:textId="77777777" w:rsidR="007D2304" w:rsidRPr="00F62991" w:rsidRDefault="007D2304" w:rsidP="00F62991">
      <w:pPr>
        <w:rPr>
          <w:b/>
          <w:bCs/>
          <w:lang w:val="en-US"/>
        </w:rPr>
      </w:pPr>
    </w:p>
    <w:p w14:paraId="7697A03C" w14:textId="4119134A" w:rsidR="00C3263B" w:rsidRPr="00C3263B" w:rsidRDefault="00C3263B" w:rsidP="007D2304">
      <w:pPr>
        <w:pStyle w:val="ListParagraph"/>
        <w:numPr>
          <w:ilvl w:val="0"/>
          <w:numId w:val="4"/>
        </w:numPr>
        <w:rPr>
          <w:b/>
          <w:bCs/>
          <w:lang w:val="en-US"/>
        </w:rPr>
      </w:pPr>
      <w:r w:rsidRPr="00C3263B">
        <w:rPr>
          <w:b/>
          <w:bCs/>
          <w:lang w:val="en-US"/>
        </w:rPr>
        <w:t>Inputs – outputs</w:t>
      </w:r>
    </w:p>
    <w:p w14:paraId="093A3282" w14:textId="4B7585B7" w:rsidR="00C3263B" w:rsidRDefault="00C3263B">
      <w:pPr>
        <w:rPr>
          <w:lang w:val="en-US"/>
        </w:rPr>
      </w:pPr>
      <w:r>
        <w:rPr>
          <w:lang w:val="en-US"/>
        </w:rPr>
        <w:tab/>
        <w:t>Do we need DVB-ASI or GbE is enough?</w:t>
      </w:r>
    </w:p>
    <w:p w14:paraId="17D8C9A4" w14:textId="62A2AD09" w:rsidR="00C3263B" w:rsidRDefault="00C3263B">
      <w:pPr>
        <w:rPr>
          <w:lang w:val="en-US"/>
        </w:rPr>
      </w:pPr>
      <w:r>
        <w:rPr>
          <w:lang w:val="en-US"/>
        </w:rPr>
        <w:tab/>
        <w:t>In my opinion DVB</w:t>
      </w:r>
    </w:p>
    <w:p w14:paraId="383AFBCA" w14:textId="77777777" w:rsidR="00C3263B" w:rsidRDefault="00C3263B">
      <w:pPr>
        <w:rPr>
          <w:lang w:val="en-US"/>
        </w:rPr>
      </w:pPr>
    </w:p>
    <w:p w14:paraId="37C4D5BF" w14:textId="364D3B1B" w:rsidR="00FA4039" w:rsidRPr="00FA4039" w:rsidRDefault="00FA4039" w:rsidP="00FA4039">
      <w:pPr>
        <w:pStyle w:val="ListParagraph"/>
        <w:numPr>
          <w:ilvl w:val="0"/>
          <w:numId w:val="4"/>
        </w:numPr>
        <w:rPr>
          <w:b/>
          <w:bCs/>
          <w:lang w:val="en-US"/>
        </w:rPr>
      </w:pPr>
      <w:r>
        <w:rPr>
          <w:b/>
          <w:bCs/>
          <w:lang w:val="en-US"/>
        </w:rPr>
        <w:t>Front panel or IPMI?</w:t>
      </w:r>
      <w:r w:rsidR="00DE6112">
        <w:rPr>
          <w:b/>
          <w:bCs/>
          <w:lang w:val="en-US"/>
        </w:rPr>
        <w:br/>
      </w:r>
    </w:p>
    <w:p w14:paraId="02A8DE83" w14:textId="63204D74" w:rsidR="00C3263B" w:rsidRDefault="00FA4039" w:rsidP="00FA4039">
      <w:pPr>
        <w:ind w:left="360"/>
        <w:rPr>
          <w:lang w:val="en-US"/>
        </w:rPr>
      </w:pPr>
      <w:r>
        <w:rPr>
          <w:lang w:val="en-US"/>
        </w:rPr>
        <w:t xml:space="preserve">We use Front LCD panel with 6 buttons (Crystal </w:t>
      </w:r>
      <w:proofErr w:type="spellStart"/>
      <w:r>
        <w:rPr>
          <w:lang w:val="en-US"/>
        </w:rPr>
        <w:t>Fontz</w:t>
      </w:r>
      <w:proofErr w:type="spellEnd"/>
      <w:r>
        <w:rPr>
          <w:lang w:val="en-US"/>
        </w:rPr>
        <w:t>) to allow initial IP configuration and also for basic monitoring.</w:t>
      </w:r>
    </w:p>
    <w:p w14:paraId="69484589" w14:textId="1CB5F193" w:rsidR="00FA4039" w:rsidRPr="00FA4039" w:rsidRDefault="00FA4039" w:rsidP="00FA4039">
      <w:pPr>
        <w:ind w:left="360"/>
        <w:rPr>
          <w:lang w:val="en-US"/>
        </w:rPr>
      </w:pPr>
      <w:r>
        <w:rPr>
          <w:lang w:val="en-US"/>
        </w:rPr>
        <w:t>It is questionable whether IPMI is not enough, as most of configuration and monitoring can be done via WEB and or SNMP</w:t>
      </w:r>
    </w:p>
    <w:p w14:paraId="2405CE17" w14:textId="4BE153AC" w:rsidR="00C3263B" w:rsidRDefault="00C3263B"/>
    <w:p w14:paraId="1E53D7A9" w14:textId="19E49448" w:rsidR="00DE6112" w:rsidRDefault="00584656" w:rsidP="00611B68">
      <w:pPr>
        <w:pStyle w:val="ListParagraph"/>
        <w:numPr>
          <w:ilvl w:val="0"/>
          <w:numId w:val="4"/>
        </w:numPr>
        <w:rPr>
          <w:b/>
          <w:bCs/>
          <w:lang w:val="en-US"/>
        </w:rPr>
      </w:pPr>
      <w:r>
        <w:rPr>
          <w:b/>
          <w:bCs/>
          <w:lang w:val="en-US"/>
        </w:rPr>
        <w:br w:type="column"/>
      </w:r>
      <w:r w:rsidR="00DE6112" w:rsidRPr="00611B68">
        <w:rPr>
          <w:b/>
          <w:bCs/>
          <w:lang w:val="en-US"/>
        </w:rPr>
        <w:lastRenderedPageBreak/>
        <w:t>Potential Blade server design?</w:t>
      </w:r>
      <w:r w:rsidR="0036467E" w:rsidRPr="0036467E">
        <w:rPr>
          <w:noProof/>
        </w:rPr>
        <w:t xml:space="preserve"> </w:t>
      </w:r>
    </w:p>
    <w:p w14:paraId="1E1D150E" w14:textId="3DA9856C" w:rsidR="00A41C97" w:rsidRDefault="00A41C97" w:rsidP="00A41C97">
      <w:pPr>
        <w:rPr>
          <w:b/>
          <w:bCs/>
          <w:lang w:val="en-US"/>
        </w:rPr>
      </w:pPr>
    </w:p>
    <w:p w14:paraId="16B519B1" w14:textId="18C10743" w:rsidR="00A41C97" w:rsidRDefault="0036467E" w:rsidP="00A41C97">
      <w:pPr>
        <w:rPr>
          <w:b/>
          <w:bCs/>
          <w:lang w:val="en-US"/>
        </w:rPr>
      </w:pPr>
      <w:r>
        <w:rPr>
          <w:b/>
          <w:bCs/>
          <w:noProof/>
          <w:lang w:val="en-US"/>
        </w:rPr>
        <mc:AlternateContent>
          <mc:Choice Requires="wpg">
            <w:drawing>
              <wp:anchor distT="0" distB="0" distL="114300" distR="114300" simplePos="0" relativeHeight="251719680" behindDoc="0" locked="0" layoutInCell="1" allowOverlap="1" wp14:anchorId="40404BD0" wp14:editId="22849446">
                <wp:simplePos x="0" y="0"/>
                <wp:positionH relativeFrom="column">
                  <wp:posOffset>-194872</wp:posOffset>
                </wp:positionH>
                <wp:positionV relativeFrom="paragraph">
                  <wp:posOffset>62604</wp:posOffset>
                </wp:positionV>
                <wp:extent cx="4736892" cy="981855"/>
                <wp:effectExtent l="0" t="0" r="0" b="0"/>
                <wp:wrapNone/>
                <wp:docPr id="54" name="Group 54"/>
                <wp:cNvGraphicFramePr/>
                <a:graphic xmlns:a="http://schemas.openxmlformats.org/drawingml/2006/main">
                  <a:graphicData uri="http://schemas.microsoft.com/office/word/2010/wordprocessingGroup">
                    <wpg:wgp>
                      <wpg:cNvGrpSpPr/>
                      <wpg:grpSpPr>
                        <a:xfrm>
                          <a:off x="0" y="0"/>
                          <a:ext cx="4736892" cy="981855"/>
                          <a:chOff x="0" y="0"/>
                          <a:chExt cx="4788452" cy="937356"/>
                        </a:xfrm>
                      </wpg:grpSpPr>
                      <wpg:grpSp>
                        <wpg:cNvPr id="52" name="Group 52"/>
                        <wpg:cNvGrpSpPr/>
                        <wpg:grpSpPr>
                          <a:xfrm>
                            <a:off x="0" y="0"/>
                            <a:ext cx="4788452" cy="937356"/>
                            <a:chOff x="0" y="0"/>
                            <a:chExt cx="4788452" cy="937356"/>
                          </a:xfrm>
                        </wpg:grpSpPr>
                        <wps:wsp>
                          <wps:cNvPr id="34" name="Text Box 34"/>
                          <wps:cNvSpPr txBox="1"/>
                          <wps:spPr>
                            <a:xfrm>
                              <a:off x="3951170" y="0"/>
                              <a:ext cx="837282" cy="231355"/>
                            </a:xfrm>
                            <a:prstGeom prst="rect">
                              <a:avLst/>
                            </a:prstGeom>
                            <a:noFill/>
                            <a:ln w="6350">
                              <a:noFill/>
                            </a:ln>
                          </wps:spPr>
                          <wps:txbx>
                            <w:txbxContent>
                              <w:p w14:paraId="3F8D7359" w14:textId="30003D18" w:rsidR="00611B68" w:rsidRPr="00611B68" w:rsidRDefault="00611B68">
                                <w:pPr>
                                  <w:rPr>
                                    <w:sz w:val="16"/>
                                    <w:szCs w:val="16"/>
                                    <w:lang w:val="en-US"/>
                                  </w:rPr>
                                </w:pPr>
                                <w:r w:rsidRPr="00611B68">
                                  <w:rPr>
                                    <w:sz w:val="16"/>
                                    <w:szCs w:val="16"/>
                                    <w:lang w:val="en-US"/>
                                  </w:rPr>
                                  <w:t>DVB ASI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951170" y="231007"/>
                              <a:ext cx="837282" cy="231355"/>
                            </a:xfrm>
                            <a:prstGeom prst="rect">
                              <a:avLst/>
                            </a:prstGeom>
                            <a:noFill/>
                            <a:ln w="6350">
                              <a:noFill/>
                            </a:ln>
                          </wps:spPr>
                          <wps:txbx>
                            <w:txbxContent>
                              <w:p w14:paraId="50843BA7" w14:textId="30D44245" w:rsidR="00611B68" w:rsidRPr="00611B68" w:rsidRDefault="00611B68" w:rsidP="00611B68">
                                <w:pPr>
                                  <w:rPr>
                                    <w:sz w:val="16"/>
                                    <w:szCs w:val="16"/>
                                    <w:lang w:val="en-US"/>
                                  </w:rPr>
                                </w:pPr>
                                <w:r>
                                  <w:rPr>
                                    <w:sz w:val="16"/>
                                    <w:szCs w:val="16"/>
                                    <w:lang w:val="en-US"/>
                                  </w:rPr>
                                  <w:t>GNSS</w:t>
                                </w:r>
                                <w:r w:rsidRPr="00611B68">
                                  <w:rPr>
                                    <w:sz w:val="16"/>
                                    <w:szCs w:val="16"/>
                                    <w:lang w:val="en-US"/>
                                  </w:rPr>
                                  <w:t xml:space="preserve">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472665" y="462013"/>
                              <a:ext cx="653143" cy="475343"/>
                            </a:xfrm>
                            <a:prstGeom prst="rect">
                              <a:avLst/>
                            </a:prstGeom>
                            <a:noFill/>
                            <a:ln w="6350">
                              <a:noFill/>
                            </a:ln>
                          </wps:spPr>
                          <wps:txbx>
                            <w:txbxContent>
                              <w:p w14:paraId="03DCF010" w14:textId="1A7F105E" w:rsidR="00611B68" w:rsidRDefault="00611B68" w:rsidP="00611B68">
                                <w:pPr>
                                  <w:rPr>
                                    <w:sz w:val="16"/>
                                    <w:szCs w:val="16"/>
                                    <w:lang w:val="en-US"/>
                                  </w:rPr>
                                </w:pPr>
                                <w:r>
                                  <w:rPr>
                                    <w:sz w:val="16"/>
                                    <w:szCs w:val="16"/>
                                    <w:lang w:val="en-US"/>
                                  </w:rPr>
                                  <w:t xml:space="preserve">Blade PC </w:t>
                                </w:r>
                                <w:r>
                                  <w:rPr>
                                    <w:sz w:val="16"/>
                                    <w:szCs w:val="16"/>
                                    <w:lang w:val="en-US"/>
                                  </w:rPr>
                                  <w:br/>
                                  <w:t>with GbE</w:t>
                                </w:r>
                              </w:p>
                              <w:p w14:paraId="17A3B80C" w14:textId="1080B75C" w:rsidR="00877103" w:rsidRPr="00611B68" w:rsidRDefault="00877103" w:rsidP="00611B68">
                                <w:pPr>
                                  <w:rPr>
                                    <w:sz w:val="16"/>
                                    <w:szCs w:val="16"/>
                                    <w:lang w:val="en-US"/>
                                  </w:rPr>
                                </w:pPr>
                                <w:r>
                                  <w:rPr>
                                    <w:sz w:val="16"/>
                                    <w:szCs w:val="16"/>
                                    <w:lang w:val="en-US"/>
                                  </w:rPr>
                                  <w:t>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0" y="24063"/>
                              <a:ext cx="437949" cy="357505"/>
                            </a:xfrm>
                            <a:prstGeom prst="rect">
                              <a:avLst/>
                            </a:prstGeom>
                            <a:noFill/>
                            <a:ln w="6350">
                              <a:noFill/>
                            </a:ln>
                          </wps:spPr>
                          <wps:txbx>
                            <w:txbxContent>
                              <w:p w14:paraId="24F20200" w14:textId="75F41214" w:rsidR="00611B68" w:rsidRPr="00611B68" w:rsidRDefault="00611B68" w:rsidP="00611B68">
                                <w:pPr>
                                  <w:rPr>
                                    <w:sz w:val="16"/>
                                    <w:szCs w:val="16"/>
                                    <w:lang w:val="en-US"/>
                                  </w:rPr>
                                </w:pPr>
                                <w:r>
                                  <w:rPr>
                                    <w:sz w:val="16"/>
                                    <w:szCs w:val="16"/>
                                    <w:lang w:val="en-US"/>
                                  </w:rPr>
                                  <w:t>Dual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oup 51"/>
                          <wpg:cNvGrpSpPr/>
                          <wpg:grpSpPr>
                            <a:xfrm>
                              <a:off x="389823" y="9625"/>
                              <a:ext cx="3514720" cy="421618"/>
                              <a:chOff x="0" y="0"/>
                              <a:chExt cx="3514720" cy="421618"/>
                            </a:xfrm>
                          </wpg:grpSpPr>
                          <wps:wsp>
                            <wps:cNvPr id="3" name="Rectangle 3"/>
                            <wps:cNvSpPr/>
                            <wps:spPr>
                              <a:xfrm>
                                <a:off x="211756" y="0"/>
                                <a:ext cx="824459" cy="2098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16568" y="211756"/>
                                <a:ext cx="824459" cy="2098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039528" y="0"/>
                                <a:ext cx="824459" cy="2098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039528" y="211756"/>
                                <a:ext cx="824459" cy="2098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862488" y="0"/>
                                <a:ext cx="824459" cy="2098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690261" y="0"/>
                                <a:ext cx="824459" cy="2098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90261" y="211756"/>
                                <a:ext cx="824459" cy="2098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731520" y="72190"/>
                                <a:ext cx="91609" cy="8813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885524" y="72190"/>
                                <a:ext cx="91609" cy="8813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731520" y="269508"/>
                                <a:ext cx="91440" cy="8763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885524" y="269508"/>
                                <a:ext cx="91609" cy="8813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1540042" y="72190"/>
                                <a:ext cx="245845" cy="88135"/>
                                <a:chOff x="0" y="0"/>
                                <a:chExt cx="245845" cy="88135"/>
                              </a:xfrm>
                            </wpg:grpSpPr>
                            <wps:wsp>
                              <wps:cNvPr id="15" name="Rectangle 15"/>
                              <wps:cNvSpPr/>
                              <wps:spPr>
                                <a:xfrm>
                                  <a:off x="0" y="0"/>
                                  <a:ext cx="91440" cy="8763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54236" y="0"/>
                                  <a:ext cx="91609" cy="8813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 name="Group 18"/>
                            <wpg:cNvGrpSpPr/>
                            <wpg:grpSpPr>
                              <a:xfrm>
                                <a:off x="1535229" y="269508"/>
                                <a:ext cx="245845" cy="88135"/>
                                <a:chOff x="0" y="0"/>
                                <a:chExt cx="245845" cy="88135"/>
                              </a:xfrm>
                            </wpg:grpSpPr>
                            <wps:wsp>
                              <wps:cNvPr id="19" name="Rectangle 19"/>
                              <wps:cNvSpPr/>
                              <wps:spPr>
                                <a:xfrm>
                                  <a:off x="0" y="0"/>
                                  <a:ext cx="91440" cy="8763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54236" y="0"/>
                                  <a:ext cx="91609" cy="8813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 name="Group 21"/>
                            <wpg:cNvGrpSpPr/>
                            <wpg:grpSpPr>
                              <a:xfrm>
                                <a:off x="2367815" y="72190"/>
                                <a:ext cx="245845" cy="88135"/>
                                <a:chOff x="0" y="0"/>
                                <a:chExt cx="245845" cy="88135"/>
                              </a:xfrm>
                            </wpg:grpSpPr>
                            <wps:wsp>
                              <wps:cNvPr id="22" name="Rectangle 22"/>
                              <wps:cNvSpPr/>
                              <wps:spPr>
                                <a:xfrm>
                                  <a:off x="0" y="0"/>
                                  <a:ext cx="91440" cy="8763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4236" y="0"/>
                                  <a:ext cx="91609" cy="8813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Oval 27"/>
                            <wps:cNvSpPr/>
                            <wps:spPr>
                              <a:xfrm>
                                <a:off x="2781701" y="72190"/>
                                <a:ext cx="93643" cy="87630"/>
                              </a:xfrm>
                              <a:prstGeom prst="ellipse">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935705" y="72190"/>
                                <a:ext cx="93643" cy="87630"/>
                              </a:xfrm>
                              <a:prstGeom prst="ellipse">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3089709" y="77003"/>
                                <a:ext cx="93643" cy="87630"/>
                              </a:xfrm>
                              <a:prstGeom prst="ellipse">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3243714" y="77003"/>
                                <a:ext cx="93643" cy="87630"/>
                              </a:xfrm>
                              <a:prstGeom prst="ellipse">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 name="Group 33"/>
                            <wpg:cNvGrpSpPr/>
                            <wpg:grpSpPr>
                              <a:xfrm>
                                <a:off x="2781701" y="264695"/>
                                <a:ext cx="247879" cy="87630"/>
                                <a:chOff x="0" y="0"/>
                                <a:chExt cx="247879" cy="87630"/>
                              </a:xfrm>
                            </wpg:grpSpPr>
                            <wps:wsp>
                              <wps:cNvPr id="31" name="Oval 31"/>
                              <wps:cNvSpPr/>
                              <wps:spPr>
                                <a:xfrm>
                                  <a:off x="0" y="0"/>
                                  <a:ext cx="93643" cy="87630"/>
                                </a:xfrm>
                                <a:prstGeom prst="ellipse">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154236" y="0"/>
                                  <a:ext cx="93643" cy="87630"/>
                                </a:xfrm>
                                <a:prstGeom prst="ellipse">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Rectangle 37"/>
                            <wps:cNvSpPr/>
                            <wps:spPr>
                              <a:xfrm>
                                <a:off x="0" y="0"/>
                                <a:ext cx="214630" cy="209550"/>
                              </a:xfrm>
                              <a:prstGeom prst="rect">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211756"/>
                                <a:ext cx="214630" cy="209550"/>
                              </a:xfrm>
                              <a:prstGeom prst="rect">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867301" y="211756"/>
                                <a:ext cx="82423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Text Box 44"/>
                          <wps:cNvSpPr txBox="1"/>
                          <wps:spPr>
                            <a:xfrm>
                              <a:off x="2266749" y="462013"/>
                              <a:ext cx="812800" cy="358048"/>
                            </a:xfrm>
                            <a:prstGeom prst="rect">
                              <a:avLst/>
                            </a:prstGeom>
                            <a:noFill/>
                            <a:ln w="6350">
                              <a:noFill/>
                            </a:ln>
                          </wps:spPr>
                          <wps:txbx>
                            <w:txbxContent>
                              <w:p w14:paraId="59A63C04" w14:textId="31D715B0" w:rsidR="00877103" w:rsidRPr="00611B68" w:rsidRDefault="00877103" w:rsidP="00877103">
                                <w:pPr>
                                  <w:rPr>
                                    <w:sz w:val="16"/>
                                    <w:szCs w:val="16"/>
                                    <w:lang w:val="en-US"/>
                                  </w:rPr>
                                </w:pPr>
                                <w:r>
                                  <w:rPr>
                                    <w:sz w:val="16"/>
                                    <w:szCs w:val="16"/>
                                    <w:lang w:val="en-US"/>
                                  </w:rPr>
                                  <w:t>Satellite input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 name="Group 41"/>
                        <wpg:cNvGrpSpPr/>
                        <wpg:grpSpPr>
                          <a:xfrm>
                            <a:off x="2353456" y="284813"/>
                            <a:ext cx="247879" cy="87630"/>
                            <a:chOff x="0" y="0"/>
                            <a:chExt cx="247879" cy="87630"/>
                          </a:xfrm>
                        </wpg:grpSpPr>
                        <wps:wsp>
                          <wps:cNvPr id="42" name="Oval 42"/>
                          <wps:cNvSpPr/>
                          <wps:spPr>
                            <a:xfrm>
                              <a:off x="0" y="0"/>
                              <a:ext cx="93643" cy="87630"/>
                            </a:xfrm>
                            <a:prstGeom prst="ellipse">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54236" y="0"/>
                              <a:ext cx="93643" cy="87630"/>
                            </a:xfrm>
                            <a:prstGeom prst="ellipse">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04BD0" id="Group 54" o:spid="_x0000_s1030" style="position:absolute;margin-left:-15.35pt;margin-top:4.95pt;width:373pt;height:77.3pt;z-index:251719680;mso-width-relative:margin;mso-height-relative:margin" coordsize="47884,93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">
                <v:group id="Group 52" o:spid="_x0000_s1031" style="position:absolute;width:47884;height:9373" coordsize="47884,9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shape id="Text Box 34" o:spid="_x0000_s1032" type="#_x0000_t202" style="position:absolute;left:39511;width:8373;height:23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3F8D7359" w14:textId="30003D18" w:rsidR="00611B68" w:rsidRPr="00611B68" w:rsidRDefault="00611B68">
                          <w:pPr>
                            <w:rPr>
                              <w:sz w:val="16"/>
                              <w:szCs w:val="16"/>
                              <w:lang w:val="en-US"/>
                            </w:rPr>
                          </w:pPr>
                          <w:r w:rsidRPr="00611B68">
                            <w:rPr>
                              <w:sz w:val="16"/>
                              <w:szCs w:val="16"/>
                              <w:lang w:val="en-US"/>
                            </w:rPr>
                            <w:t>DVB ASI board</w:t>
                          </w:r>
                        </w:p>
                      </w:txbxContent>
                    </v:textbox>
                  </v:shape>
                  <v:shape id="Text Box 35" o:spid="_x0000_s1033" type="#_x0000_t202" style="position:absolute;left:39511;top:2310;width:8373;height:23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wSB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EmTBIHKAAAA&#13;&#10;4AAAAA8AAAAAAAAAAAAAAAAABwIAAGRycy9kb3ducmV2LnhtbFBLBQYAAAAAAwADALcAAAD+AgAA&#13;&#10;AAA=&#13;&#10;" filled="f" stroked="f" strokeweight=".5pt">
                    <v:textbox>
                      <w:txbxContent>
                        <w:p w14:paraId="50843BA7" w14:textId="30D44245" w:rsidR="00611B68" w:rsidRPr="00611B68" w:rsidRDefault="00611B68" w:rsidP="00611B68">
                          <w:pPr>
                            <w:rPr>
                              <w:sz w:val="16"/>
                              <w:szCs w:val="16"/>
                              <w:lang w:val="en-US"/>
                            </w:rPr>
                          </w:pPr>
                          <w:r>
                            <w:rPr>
                              <w:sz w:val="16"/>
                              <w:szCs w:val="16"/>
                              <w:lang w:val="en-US"/>
                            </w:rPr>
                            <w:t>GNSS</w:t>
                          </w:r>
                          <w:r w:rsidRPr="00611B68">
                            <w:rPr>
                              <w:sz w:val="16"/>
                              <w:szCs w:val="16"/>
                              <w:lang w:val="en-US"/>
                            </w:rPr>
                            <w:t xml:space="preserve"> board</w:t>
                          </w:r>
                        </w:p>
                      </w:txbxContent>
                    </v:textbox>
                  </v:shape>
                  <v:shape id="Text Box 36" o:spid="_x0000_s1034" type="#_x0000_t202" style="position:absolute;left:14726;top:4620;width:6532;height:4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03DCF010" w14:textId="1A7F105E" w:rsidR="00611B68" w:rsidRDefault="00611B68" w:rsidP="00611B68">
                          <w:pPr>
                            <w:rPr>
                              <w:sz w:val="16"/>
                              <w:szCs w:val="16"/>
                              <w:lang w:val="en-US"/>
                            </w:rPr>
                          </w:pPr>
                          <w:r>
                            <w:rPr>
                              <w:sz w:val="16"/>
                              <w:szCs w:val="16"/>
                              <w:lang w:val="en-US"/>
                            </w:rPr>
                            <w:t xml:space="preserve">Blade PC </w:t>
                          </w:r>
                          <w:r>
                            <w:rPr>
                              <w:sz w:val="16"/>
                              <w:szCs w:val="16"/>
                              <w:lang w:val="en-US"/>
                            </w:rPr>
                            <w:br/>
                            <w:t>with GbE</w:t>
                          </w:r>
                        </w:p>
                        <w:p w14:paraId="17A3B80C" w14:textId="1080B75C" w:rsidR="00877103" w:rsidRPr="00611B68" w:rsidRDefault="00877103" w:rsidP="00611B68">
                          <w:pPr>
                            <w:rPr>
                              <w:sz w:val="16"/>
                              <w:szCs w:val="16"/>
                              <w:lang w:val="en-US"/>
                            </w:rPr>
                          </w:pPr>
                          <w:r>
                            <w:rPr>
                              <w:sz w:val="16"/>
                              <w:szCs w:val="16"/>
                              <w:lang w:val="en-US"/>
                            </w:rPr>
                            <w:t>Linux</w:t>
                          </w:r>
                        </w:p>
                      </w:txbxContent>
                    </v:textbox>
                  </v:shape>
                  <v:shape id="Text Box 39" o:spid="_x0000_s1035" type="#_x0000_t202" style="position:absolute;top:240;width:4379;height:3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g6EygAAAOAAAAAPAAAAZHJzL2Rvd25yZXYueG1sRI9Ba8JA&#13;&#10;FITvBf/D8oTe6kZF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MjeDoTKAAAA&#13;&#10;4AAAAA8AAAAAAAAAAAAAAAAABwIAAGRycy9kb3ducmV2LnhtbFBLBQYAAAAAAwADALcAAAD+AgAA&#13;&#10;AAA=&#13;&#10;" filled="f" stroked="f" strokeweight=".5pt">
                    <v:textbox>
                      <w:txbxContent>
                        <w:p w14:paraId="24F20200" w14:textId="75F41214" w:rsidR="00611B68" w:rsidRPr="00611B68" w:rsidRDefault="00611B68" w:rsidP="00611B68">
                          <w:pPr>
                            <w:rPr>
                              <w:sz w:val="16"/>
                              <w:szCs w:val="16"/>
                              <w:lang w:val="en-US"/>
                            </w:rPr>
                          </w:pPr>
                          <w:r>
                            <w:rPr>
                              <w:sz w:val="16"/>
                              <w:szCs w:val="16"/>
                              <w:lang w:val="en-US"/>
                            </w:rPr>
                            <w:t>Dual Power</w:t>
                          </w:r>
                        </w:p>
                      </w:txbxContent>
                    </v:textbox>
                  </v:shape>
                  <v:group id="Group 51" o:spid="_x0000_s1036" style="position:absolute;left:3898;top:96;width:35147;height:4216" coordsize="35147,4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rect id="Rectangle 3" o:spid="_x0000_s1037" style="position:absolute;left:2117;width:8245;height:2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5VxAAAAN8AAAAPAAAAZHJzL2Rvd25yZXYueG1sRI/dasJA&#13;&#10;FITvC77DcoTe1U1asB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G2/7lXEAAAA3wAAAA8A&#13;&#10;AAAAAAAAAAAAAAAABwIAAGRycy9kb3ducmV2LnhtbFBLBQYAAAAAAwADALcAAAD4AgAAAAA=&#13;&#10;" fillcolor="#4472c4 [3204]" strokecolor="#1f3763 [1604]" strokeweight="1pt"/>
                    <v:rect id="Rectangle 4" o:spid="_x0000_s1038" style="position:absolute;left:2165;top:2117;width:8245;height:20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nYhxAAAAN8AAAAPAAAAZHJzL2Rvd25yZXYueG1sRI/dasJA&#13;&#10;FITvC77DcoTe1U1KsR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OJWdiHEAAAA3wAAAA8A&#13;&#10;AAAAAAAAAAAAAAAABwIAAGRycy9kb3ducmV2LnhtbFBLBQYAAAAAAwADALcAAAD4AgAAAAA=&#13;&#10;" fillcolor="#4472c4 [3204]" strokecolor="#1f3763 [1604]" strokeweight="1pt"/>
                    <v:rect id="Rectangle 5" o:spid="_x0000_s1039" style="position:absolute;left:10395;width:8244;height:2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tO6xAAAAN8AAAAPAAAAZHJzL2Rvd25yZXYueG1sRI/dasJA&#13;&#10;FITvC77DcoTe1U0KtR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I0a07rEAAAA3wAAAA8A&#13;&#10;AAAAAAAAAAAAAAAABwIAAGRycy9kb3ducmV2LnhtbFBLBQYAAAAAAwADALcAAAD4AgAAAAA=&#13;&#10;" fillcolor="#4472c4 [3204]" strokecolor="#1f3763 [1604]" strokeweight="1pt"/>
                    <v:rect id="Rectangle 6" o:spid="_x0000_s1040" style="position:absolute;left:10395;top:2117;width:8244;height:20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" fillcolor="#4472c4 [3204]" strokecolor="#1f3763 [1604]" strokeweight="1pt"/>
                    <v:rect id="Rectangle 7" o:spid="_x0000_s1041" style="position:absolute;left:18624;width:8245;height:2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" fillcolor="#4472c4 [3204]" strokecolor="#1f3763 [1604]" strokeweight="1pt"/>
                    <v:rect id="Rectangle 9" o:spid="_x0000_s1042" style="position:absolute;left:26902;width:8245;height:2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" fillcolor="#4472c4 [3204]" strokecolor="#1f3763 [1604]" strokeweight="1pt"/>
                    <v:rect id="Rectangle 10" o:spid="_x0000_s1043" style="position:absolute;left:26902;top:2117;width:8245;height:20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" fillcolor="#4472c4 [3204]" strokecolor="#1f3763 [1604]" strokeweight="1pt"/>
                    <v:rect id="Rectangle 11" o:spid="_x0000_s1044" style="position:absolute;left:7315;top:721;width:916;height:8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" fillcolor="#e7e6e6 [3214]" strokecolor="#1f3763 [1604]" strokeweight="1pt"/>
                    <v:rect id="Rectangle 12" o:spid="_x0000_s1045" style="position:absolute;left:8855;top:721;width:916;height:8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" fillcolor="#e7e6e6 [3214]" strokecolor="#1f3763 [1604]" strokeweight="1pt"/>
                    <v:rect id="Rectangle 13" o:spid="_x0000_s1046" style="position:absolute;left:7315;top:2695;width:914;height: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" fillcolor="#e7e6e6 [3214]" strokecolor="#1f3763 [1604]" strokeweight="1pt"/>
                    <v:rect id="Rectangle 14" o:spid="_x0000_s1047" style="position:absolute;left:8855;top:2695;width:916;height:8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" fillcolor="#e7e6e6 [3214]" strokecolor="#1f3763 [1604]" strokeweight="1pt"/>
                    <v:group id="Group 17" o:spid="_x0000_s1048" style="position:absolute;left:15400;top:721;width:2458;height:882" coordsize="245845,88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rect id="Rectangle 15" o:spid="_x0000_s1049" style="position:absolute;width:91440;height:876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" fillcolor="#e7e6e6 [3214]" strokecolor="#1f3763 [1604]" strokeweight="1pt"/>
                      <v:rect id="Rectangle 16" o:spid="_x0000_s1050" style="position:absolute;left:154236;width:91609;height:881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" fillcolor="#e7e6e6 [3214]" strokecolor="#1f3763 [1604]" strokeweight="1pt"/>
                    </v:group>
                    <v:group id="Group 18" o:spid="_x0000_s1051" style="position:absolute;left:15352;top:2695;width:2458;height:881" coordsize="245845,88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rect id="Rectangle 19" o:spid="_x0000_s1052" style="position:absolute;width:91440;height:876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" fillcolor="#e7e6e6 [3214]" strokecolor="#1f3763 [1604]" strokeweight="1pt"/>
                      <v:rect id="Rectangle 20" o:spid="_x0000_s1053" style="position:absolute;left:154236;width:91609;height:881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" fillcolor="#e7e6e6 [3214]" strokecolor="#1f3763 [1604]" strokeweight="1pt"/>
                    </v:group>
                    <v:group id="Group 21" o:spid="_x0000_s1054" style="position:absolute;left:23678;top:721;width:2458;height:882" coordsize="245845,88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rect id="Rectangle 22" o:spid="_x0000_s1055" style="position:absolute;width:91440;height:876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" fillcolor="#e7e6e6 [3214]" strokecolor="#1f3763 [1604]" strokeweight="1pt"/>
                      <v:rect id="Rectangle 23" o:spid="_x0000_s1056" style="position:absolute;left:154236;width:91609;height:881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" fillcolor="#e7e6e6 [3214]" strokecolor="#1f3763 [1604]" strokeweight="1pt"/>
                    </v:group>
                    <v:oval id="Oval 27" o:spid="_x0000_s1057" style="position:absolute;left:27817;top:721;width:936;height:8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" fillcolor="#d8d8d8 [2732]" strokecolor="#1f3763 [1604]" strokeweight="1pt">
                      <v:stroke joinstyle="miter"/>
                    </v:oval>
                    <v:oval id="Oval 28" o:spid="_x0000_s1058" style="position:absolute;left:29357;top:721;width:936;height:8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" fillcolor="#d8d8d8 [2732]" strokecolor="#1f3763 [1604]" strokeweight="1pt">
                      <v:stroke joinstyle="miter"/>
                    </v:oval>
                    <v:oval id="Oval 29" o:spid="_x0000_s1059" style="position:absolute;left:30897;top:770;width:936;height: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" fillcolor="#d8d8d8 [2732]" strokecolor="#1f3763 [1604]" strokeweight="1pt">
                      <v:stroke joinstyle="miter"/>
                    </v:oval>
                    <v:oval id="Oval 30" o:spid="_x0000_s1060" style="position:absolute;left:32437;top:770;width:936;height: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" fillcolor="#d8d8d8 [2732]" strokecolor="#1f3763 [1604]" strokeweight="1pt">
                      <v:stroke joinstyle="miter"/>
                    </v:oval>
                    <v:group id="Group 33" o:spid="_x0000_s1061" style="position:absolute;left:27817;top:2646;width:2478;height:877" coordsize="247879,87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oval id="Oval 31" o:spid="_x0000_s1062" style="position:absolute;width:93643;height:876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" fillcolor="#d8d8d8 [2732]" strokecolor="#1f3763 [1604]" strokeweight="1pt">
                        <v:stroke joinstyle="miter"/>
                      </v:oval>
                      <v:oval id="Oval 32" o:spid="_x0000_s1063" style="position:absolute;left:154236;width:93643;height:876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" fillcolor="#d8d8d8 [2732]" strokecolor="#1f3763 [1604]" strokeweight="1pt">
                        <v:stroke joinstyle="miter"/>
                      </v:oval>
                    </v:group>
                    <v:rect id="Rectangle 37" o:spid="_x0000_s1064" style="position:absolute;width:2146;height:20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" fillcolor="#404040 [2429]" strokecolor="#1f3763 [1604]" strokeweight="1pt"/>
                    <v:rect id="Rectangle 38" o:spid="_x0000_s1065" style="position:absolute;top:2117;width:2146;height:20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" fillcolor="#404040 [2429]" strokecolor="#1f3763 [1604]" strokeweight="1pt"/>
                    <v:rect id="Rectangle 40" o:spid="_x0000_s1066" style="position:absolute;left:18673;top:2117;width:8242;height:20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" fillcolor="#4472c4 [3204]" strokecolor="#1f3763 [1604]" strokeweight="1pt"/>
                  </v:group>
                  <v:shape id="Text Box 44" o:spid="_x0000_s1067" type="#_x0000_t202" style="position:absolute;left:22667;top:4620;width:8128;height:35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JnyAAAAOAAAAAPAAAAZHJzL2Rvd25yZXYueG1sRI9Pi8Iw&#13;&#10;FMTvC36H8ARva6q4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B+2dJnyAAAAOAA&#13;&#10;AAAPAAAAAAAAAAAAAAAAAAcCAABkcnMvZG93bnJldi54bWxQSwUGAAAAAAMAAwC3AAAA/AIAAAAA&#13;&#10;" filled="f" stroked="f" strokeweight=".5pt">
                    <v:textbox>
                      <w:txbxContent>
                        <w:p w14:paraId="59A63C04" w14:textId="31D715B0" w:rsidR="00877103" w:rsidRPr="00611B68" w:rsidRDefault="00877103" w:rsidP="00877103">
                          <w:pPr>
                            <w:rPr>
                              <w:sz w:val="16"/>
                              <w:szCs w:val="16"/>
                              <w:lang w:val="en-US"/>
                            </w:rPr>
                          </w:pPr>
                          <w:r>
                            <w:rPr>
                              <w:sz w:val="16"/>
                              <w:szCs w:val="16"/>
                              <w:lang w:val="en-US"/>
                            </w:rPr>
                            <w:t>Satellite input module</w:t>
                          </w:r>
                        </w:p>
                      </w:txbxContent>
                    </v:textbox>
                  </v:shape>
                </v:group>
                <v:group id="Group 41" o:spid="_x0000_s1068" style="position:absolute;left:23534;top:2848;width:2479;height:876" coordsize="247879,87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oval id="Oval 42" o:spid="_x0000_s1069" style="position:absolute;width:93643;height:876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" fillcolor="#d8d8d8 [2732]" strokecolor="#1f3763 [1604]" strokeweight="1pt">
                    <v:stroke joinstyle="miter"/>
                  </v:oval>
                  <v:oval id="Oval 43" o:spid="_x0000_s1070" style="position:absolute;left:154236;width:93643;height:876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" fillcolor="#d8d8d8 [2732]" strokecolor="#1f3763 [1604]" strokeweight="1pt">
                    <v:stroke joinstyle="miter"/>
                  </v:oval>
                </v:group>
              </v:group>
            </w:pict>
          </mc:Fallback>
        </mc:AlternateContent>
      </w:r>
    </w:p>
    <w:p w14:paraId="7D1810D6" w14:textId="3750327D" w:rsidR="00A41C97" w:rsidRPr="00A41C97" w:rsidRDefault="00A41C97" w:rsidP="00A41C97">
      <w:pPr>
        <w:rPr>
          <w:b/>
          <w:bCs/>
          <w:lang w:val="en-US"/>
        </w:rPr>
      </w:pPr>
    </w:p>
    <w:p w14:paraId="51323911" w14:textId="29584526" w:rsidR="00DE6112" w:rsidRPr="00DE6112" w:rsidRDefault="00DE6112">
      <w:pPr>
        <w:rPr>
          <w:lang w:val="en-US"/>
        </w:rPr>
      </w:pPr>
    </w:p>
    <w:p w14:paraId="63AAA35B" w14:textId="6691DEC2" w:rsidR="00753C61" w:rsidRDefault="00753C61"/>
    <w:p w14:paraId="3F9D75A4" w14:textId="4CAF526A" w:rsidR="00753C61" w:rsidRDefault="00753C61"/>
    <w:p w14:paraId="2C7CA94A" w14:textId="77777777" w:rsidR="00BF7D88" w:rsidRDefault="00BF7D88">
      <w:pPr>
        <w:rPr>
          <w:lang w:val="sk-SK"/>
        </w:rPr>
      </w:pPr>
    </w:p>
    <w:p w14:paraId="7CF98D16" w14:textId="7211B6BF" w:rsidR="00A41C97" w:rsidRPr="00BF7D88" w:rsidRDefault="00E87150">
      <w:pPr>
        <w:rPr>
          <w:lang w:val="en-GB"/>
        </w:rPr>
      </w:pPr>
      <w:r w:rsidRPr="00BF7D88">
        <w:rPr>
          <w:lang w:val="en-GB"/>
        </w:rPr>
        <w:t>This approach</w:t>
      </w:r>
      <w:r w:rsidR="00E62EE3" w:rsidRPr="00BF7D88">
        <w:rPr>
          <w:lang w:val="en-GB"/>
        </w:rPr>
        <w:t xml:space="preserve"> is not </w:t>
      </w:r>
      <w:proofErr w:type="spellStart"/>
      <w:r w:rsidR="00E62EE3" w:rsidRPr="00BF7D88">
        <w:rPr>
          <w:lang w:val="en-GB"/>
        </w:rPr>
        <w:t>easi</w:t>
      </w:r>
      <w:r w:rsidR="00BF7D88">
        <w:rPr>
          <w:lang w:val="en-GB"/>
        </w:rPr>
        <w:t>l</w:t>
      </w:r>
      <w:r w:rsidR="00E62EE3" w:rsidRPr="00BF7D88">
        <w:rPr>
          <w:lang w:val="en-GB"/>
        </w:rPr>
        <w:t>ly</w:t>
      </w:r>
      <w:proofErr w:type="spellEnd"/>
      <w:r w:rsidR="00E62EE3" w:rsidRPr="00BF7D88">
        <w:rPr>
          <w:lang w:val="en-GB"/>
        </w:rPr>
        <w:t xml:space="preserve"> supported by Blade Servers, sharing one satellite input board by various blades is one of most expensive architectures.</w:t>
      </w:r>
    </w:p>
    <w:p w14:paraId="59EC37F5" w14:textId="77777777" w:rsidR="00E87150" w:rsidRDefault="00E87150"/>
    <w:p w14:paraId="3408342E" w14:textId="3E08E6CE" w:rsidR="004A73C4" w:rsidRDefault="00E87150" w:rsidP="004A73C4">
      <w:pPr>
        <w:pStyle w:val="ListParagraph"/>
        <w:numPr>
          <w:ilvl w:val="0"/>
          <w:numId w:val="4"/>
        </w:numPr>
        <w:rPr>
          <w:b/>
          <w:bCs/>
          <w:lang w:val="en-US"/>
        </w:rPr>
      </w:pPr>
      <w:r>
        <w:rPr>
          <w:b/>
          <w:bCs/>
          <w:lang w:val="en-US"/>
        </w:rPr>
        <w:t>Ready</w:t>
      </w:r>
      <w:r w:rsidR="004A73C4">
        <w:rPr>
          <w:b/>
          <w:bCs/>
          <w:lang w:val="sk-SK"/>
        </w:rPr>
        <w:t xml:space="preserve"> </w:t>
      </w:r>
      <w:proofErr w:type="spellStart"/>
      <w:r w:rsidR="004A73C4">
        <w:rPr>
          <w:b/>
          <w:bCs/>
          <w:lang w:val="sk-SK"/>
        </w:rPr>
        <w:t>Supermicro</w:t>
      </w:r>
      <w:proofErr w:type="spellEnd"/>
      <w:r w:rsidR="004A73C4">
        <w:rPr>
          <w:b/>
          <w:bCs/>
          <w:lang w:val="sk-SK"/>
        </w:rPr>
        <w:t xml:space="preserve"> server </w:t>
      </w:r>
      <w:proofErr w:type="spellStart"/>
      <w:r>
        <w:rPr>
          <w:b/>
          <w:bCs/>
          <w:lang w:val="sk-SK"/>
        </w:rPr>
        <w:t>with</w:t>
      </w:r>
      <w:proofErr w:type="spellEnd"/>
      <w:r>
        <w:rPr>
          <w:b/>
          <w:bCs/>
          <w:lang w:val="sk-SK"/>
        </w:rPr>
        <w:t xml:space="preserve"> front</w:t>
      </w:r>
      <w:r w:rsidR="004A73C4">
        <w:rPr>
          <w:b/>
          <w:bCs/>
          <w:lang w:val="sk-SK"/>
        </w:rPr>
        <w:t xml:space="preserve"> LCD panel</w:t>
      </w:r>
    </w:p>
    <w:p w14:paraId="1A92C73D" w14:textId="782AE47D" w:rsidR="004A73C4" w:rsidRDefault="004A73C4">
      <w:r w:rsidRPr="004A73C4">
        <w:rPr>
          <w:noProof/>
        </w:rPr>
        <w:drawing>
          <wp:inline distT="0" distB="0" distL="0" distR="0" wp14:anchorId="208C9370" wp14:editId="5339096F">
            <wp:extent cx="5727700" cy="832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832485"/>
                    </a:xfrm>
                    <a:prstGeom prst="rect">
                      <a:avLst/>
                    </a:prstGeom>
                  </pic:spPr>
                </pic:pic>
              </a:graphicData>
            </a:graphic>
          </wp:inline>
        </w:drawing>
      </w:r>
    </w:p>
    <w:p w14:paraId="54EAD33B" w14:textId="65BE9E34" w:rsidR="00ED35CD" w:rsidRPr="00302101" w:rsidRDefault="00000000" w:rsidP="00302101">
      <w:pPr>
        <w:ind w:left="426"/>
        <w:rPr>
          <w:sz w:val="20"/>
          <w:szCs w:val="20"/>
        </w:rPr>
      </w:pPr>
      <w:hyperlink r:id="rId20" w:history="1">
        <w:r w:rsidR="00ED35CD" w:rsidRPr="0056182E">
          <w:rPr>
            <w:rStyle w:val="Hyperlink"/>
            <w:sz w:val="20"/>
            <w:szCs w:val="20"/>
          </w:rPr>
          <w:t>https://www.supermicro.com/products/system/1U/1019/SYS-1019S-WR.cfm</w:t>
        </w:r>
      </w:hyperlink>
    </w:p>
    <w:p w14:paraId="5550080D" w14:textId="3593825C" w:rsidR="00ED35CD" w:rsidRDefault="00ED35CD">
      <w:r w:rsidRPr="00ED35CD">
        <w:rPr>
          <w:noProof/>
        </w:rPr>
        <w:drawing>
          <wp:inline distT="0" distB="0" distL="0" distR="0" wp14:anchorId="323BF030" wp14:editId="4E2BD684">
            <wp:extent cx="5561351" cy="2830616"/>
            <wp:effectExtent l="0" t="0" r="127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2246" cy="2866700"/>
                    </a:xfrm>
                    <a:prstGeom prst="rect">
                      <a:avLst/>
                    </a:prstGeom>
                  </pic:spPr>
                </pic:pic>
              </a:graphicData>
            </a:graphic>
          </wp:inline>
        </w:drawing>
      </w:r>
    </w:p>
    <w:p w14:paraId="76FCCEF2" w14:textId="5B9C1DB6" w:rsidR="00F87A55" w:rsidRDefault="00F87A55"/>
    <w:p w14:paraId="0F2CBC71" w14:textId="4245EF0D" w:rsidR="00F87A55" w:rsidRDefault="00F87A55"/>
    <w:p w14:paraId="23667FAD" w14:textId="621E890E" w:rsidR="00753C61" w:rsidRDefault="00753C61" w:rsidP="00753C61">
      <w:pPr>
        <w:pStyle w:val="ListParagraph"/>
        <w:numPr>
          <w:ilvl w:val="0"/>
          <w:numId w:val="4"/>
        </w:numPr>
        <w:rPr>
          <w:b/>
          <w:bCs/>
          <w:lang w:val="en-US"/>
        </w:rPr>
      </w:pPr>
      <w:r>
        <w:rPr>
          <w:b/>
          <w:bCs/>
          <w:lang w:val="en-US"/>
        </w:rPr>
        <w:t xml:space="preserve">Add-on module to existing third party HW </w:t>
      </w:r>
      <w:proofErr w:type="spellStart"/>
      <w:proofErr w:type="gramStart"/>
      <w:r>
        <w:rPr>
          <w:b/>
          <w:bCs/>
          <w:lang w:val="en-US"/>
        </w:rPr>
        <w:t>eg</w:t>
      </w:r>
      <w:proofErr w:type="spellEnd"/>
      <w:proofErr w:type="gramEnd"/>
      <w:r>
        <w:rPr>
          <w:b/>
          <w:bCs/>
          <w:lang w:val="en-US"/>
        </w:rPr>
        <w:t xml:space="preserve"> </w:t>
      </w:r>
      <w:proofErr w:type="spellStart"/>
      <w:r>
        <w:rPr>
          <w:b/>
          <w:bCs/>
          <w:lang w:val="en-US"/>
        </w:rPr>
        <w:t>AppearTV</w:t>
      </w:r>
      <w:proofErr w:type="spellEnd"/>
      <w:r w:rsidR="00C22375">
        <w:rPr>
          <w:b/>
          <w:bCs/>
          <w:lang w:val="en-US"/>
        </w:rPr>
        <w:t xml:space="preserve">, </w:t>
      </w:r>
      <w:proofErr w:type="spellStart"/>
      <w:r w:rsidR="00C22375">
        <w:rPr>
          <w:b/>
          <w:bCs/>
          <w:lang w:val="en-US"/>
        </w:rPr>
        <w:t>Wisi</w:t>
      </w:r>
      <w:proofErr w:type="spellEnd"/>
      <w:r w:rsidR="00C22375">
        <w:rPr>
          <w:b/>
          <w:bCs/>
          <w:lang w:val="en-US"/>
        </w:rPr>
        <w:t xml:space="preserve"> group, </w:t>
      </w:r>
      <w:proofErr w:type="spellStart"/>
      <w:r w:rsidR="00C22375">
        <w:rPr>
          <w:b/>
          <w:bCs/>
          <w:lang w:val="en-US"/>
        </w:rPr>
        <w:t>Sumavision</w:t>
      </w:r>
      <w:proofErr w:type="spellEnd"/>
    </w:p>
    <w:p w14:paraId="6710315F" w14:textId="77777777" w:rsidR="00961EEA" w:rsidRDefault="00961EEA" w:rsidP="00961EEA">
      <w:pPr>
        <w:pStyle w:val="ListParagraph"/>
        <w:ind w:left="360"/>
        <w:rPr>
          <w:b/>
          <w:bCs/>
          <w:lang w:val="en-US"/>
        </w:rPr>
      </w:pPr>
    </w:p>
    <w:p w14:paraId="3839FBD8" w14:textId="38955666" w:rsidR="00961EEA" w:rsidRDefault="00961EEA" w:rsidP="00961EEA">
      <w:pPr>
        <w:pStyle w:val="ListParagraph"/>
        <w:numPr>
          <w:ilvl w:val="0"/>
          <w:numId w:val="4"/>
        </w:numPr>
        <w:rPr>
          <w:b/>
          <w:bCs/>
          <w:lang w:val="en-US"/>
        </w:rPr>
      </w:pPr>
      <w:r>
        <w:rPr>
          <w:b/>
          <w:bCs/>
          <w:lang w:val="en-US"/>
        </w:rPr>
        <w:t xml:space="preserve">Own FPGA </w:t>
      </w:r>
      <w:proofErr w:type="gramStart"/>
      <w:r>
        <w:rPr>
          <w:b/>
          <w:bCs/>
          <w:lang w:val="en-US"/>
        </w:rPr>
        <w:t>e.g.</w:t>
      </w:r>
      <w:proofErr w:type="gramEnd"/>
      <w:r>
        <w:rPr>
          <w:b/>
          <w:bCs/>
          <w:lang w:val="en-US"/>
        </w:rPr>
        <w:t xml:space="preserve"> </w:t>
      </w:r>
      <w:proofErr w:type="spellStart"/>
      <w:r>
        <w:rPr>
          <w:b/>
          <w:bCs/>
          <w:lang w:val="en-US"/>
        </w:rPr>
        <w:t>Xylinx</w:t>
      </w:r>
      <w:proofErr w:type="spellEnd"/>
      <w:ins w:id="2" w:author="DS" w:date="2022-06-29T15:59:00Z">
        <w:r w:rsidR="005575EF">
          <w:rPr>
            <w:b/>
            <w:bCs/>
            <w:lang w:val="en-US"/>
          </w:rPr>
          <w:t>/Altera</w:t>
        </w:r>
      </w:ins>
      <w:r>
        <w:rPr>
          <w:b/>
          <w:bCs/>
          <w:lang w:val="en-US"/>
        </w:rPr>
        <w:t xml:space="preserve"> with central processor (</w:t>
      </w:r>
      <w:proofErr w:type="spellStart"/>
      <w:r>
        <w:rPr>
          <w:b/>
          <w:bCs/>
          <w:lang w:val="en-US"/>
        </w:rPr>
        <w:t>linux</w:t>
      </w:r>
      <w:proofErr w:type="spellEnd"/>
      <w:r>
        <w:rPr>
          <w:b/>
          <w:bCs/>
          <w:lang w:val="en-US"/>
        </w:rPr>
        <w:t>)</w:t>
      </w:r>
    </w:p>
    <w:p w14:paraId="56658191" w14:textId="03F9B9C8" w:rsidR="00961EEA" w:rsidRDefault="00961EEA" w:rsidP="00961EEA">
      <w:pPr>
        <w:pStyle w:val="ListParagraph"/>
        <w:rPr>
          <w:lang w:val="en-US"/>
        </w:rPr>
      </w:pPr>
      <w:r>
        <w:rPr>
          <w:lang w:val="en-US"/>
        </w:rPr>
        <w:br/>
      </w:r>
      <w:r w:rsidRPr="00961EEA">
        <w:rPr>
          <w:lang w:val="en-US"/>
        </w:rPr>
        <w:t xml:space="preserve">This </w:t>
      </w:r>
      <w:r>
        <w:rPr>
          <w:lang w:val="en-US"/>
        </w:rPr>
        <w:t xml:space="preserve">architecture looks like is deployed by heavy professionals like Appear TV, </w:t>
      </w:r>
      <w:proofErr w:type="spellStart"/>
      <w:r>
        <w:rPr>
          <w:lang w:val="en-US"/>
        </w:rPr>
        <w:t>Enensys</w:t>
      </w:r>
      <w:proofErr w:type="spellEnd"/>
      <w:r>
        <w:rPr>
          <w:lang w:val="en-US"/>
        </w:rPr>
        <w:t xml:space="preserve">, </w:t>
      </w:r>
      <w:proofErr w:type="spellStart"/>
      <w:r>
        <w:rPr>
          <w:lang w:val="en-US"/>
        </w:rPr>
        <w:t>Nevion</w:t>
      </w:r>
      <w:proofErr w:type="spellEnd"/>
      <w:r>
        <w:rPr>
          <w:lang w:val="en-US"/>
        </w:rPr>
        <w:t xml:space="preserve"> etc.</w:t>
      </w:r>
    </w:p>
    <w:p w14:paraId="41184C3E" w14:textId="6C43F6C2" w:rsidR="00961EEA" w:rsidRDefault="00E27F4C" w:rsidP="00961EEA">
      <w:pPr>
        <w:pStyle w:val="ListParagraph"/>
        <w:rPr>
          <w:lang w:val="en-US"/>
        </w:rPr>
      </w:pPr>
      <w:r>
        <w:rPr>
          <w:lang w:val="en-US"/>
        </w:rPr>
        <w:br/>
      </w:r>
      <w:r w:rsidR="00961EEA">
        <w:rPr>
          <w:lang w:val="en-US"/>
        </w:rPr>
        <w:t xml:space="preserve">Advantages: </w:t>
      </w:r>
    </w:p>
    <w:p w14:paraId="3DA05E4E" w14:textId="7AC52DB4" w:rsidR="00961EEA" w:rsidRDefault="00961EEA" w:rsidP="004A0912">
      <w:pPr>
        <w:pStyle w:val="ListParagraph"/>
        <w:ind w:left="1440"/>
        <w:rPr>
          <w:lang w:val="en-US"/>
        </w:rPr>
      </w:pPr>
      <w:r>
        <w:rPr>
          <w:lang w:val="en-US"/>
        </w:rPr>
        <w:t>It provides much more connectors at rear panel</w:t>
      </w:r>
    </w:p>
    <w:p w14:paraId="21EFB43E" w14:textId="71D660E5" w:rsidR="004A0912" w:rsidRDefault="00961EEA" w:rsidP="004A0912">
      <w:pPr>
        <w:pStyle w:val="ListParagraph"/>
        <w:ind w:left="1440"/>
        <w:rPr>
          <w:lang w:val="en-US"/>
        </w:rPr>
      </w:pPr>
      <w:r>
        <w:rPr>
          <w:lang w:val="en-US"/>
        </w:rPr>
        <w:t>No need for intense SW upgrades due to kernel evolution</w:t>
      </w:r>
    </w:p>
    <w:p w14:paraId="48501C6A" w14:textId="6F4CA8F0" w:rsidR="004A0912" w:rsidRDefault="004A0912" w:rsidP="004A0912">
      <w:pPr>
        <w:pStyle w:val="ListParagraph"/>
        <w:ind w:left="1440"/>
        <w:rPr>
          <w:lang w:val="en-US"/>
        </w:rPr>
      </w:pPr>
      <w:r>
        <w:rPr>
          <w:lang w:val="en-US"/>
        </w:rPr>
        <w:t>Low cost for high quantities (not our case)</w:t>
      </w:r>
    </w:p>
    <w:p w14:paraId="6AF9E2B1" w14:textId="2BCFC6F1" w:rsidR="004A0912" w:rsidRDefault="004A0912" w:rsidP="004A0912">
      <w:pPr>
        <w:pStyle w:val="ListParagraph"/>
        <w:ind w:left="1440"/>
        <w:rPr>
          <w:lang w:val="en-US"/>
        </w:rPr>
      </w:pPr>
      <w:r>
        <w:rPr>
          <w:lang w:val="en-US"/>
        </w:rPr>
        <w:t xml:space="preserve">More reliable (eliminating connectors, cables </w:t>
      </w:r>
      <w:proofErr w:type="spellStart"/>
      <w:r>
        <w:rPr>
          <w:lang w:val="en-US"/>
        </w:rPr>
        <w:t>etc</w:t>
      </w:r>
      <w:proofErr w:type="spellEnd"/>
      <w:r>
        <w:rPr>
          <w:lang w:val="en-US"/>
        </w:rPr>
        <w:t>)</w:t>
      </w:r>
    </w:p>
    <w:p w14:paraId="5D0FCD30" w14:textId="22FFD081" w:rsidR="004A0912" w:rsidRDefault="004A0912" w:rsidP="004A0912">
      <w:pPr>
        <w:pStyle w:val="ListParagraph"/>
        <w:ind w:left="1440"/>
        <w:rPr>
          <w:lang w:val="en-US"/>
        </w:rPr>
      </w:pPr>
      <w:r>
        <w:rPr>
          <w:lang w:val="en-US"/>
        </w:rPr>
        <w:t>Low energy consumption</w:t>
      </w:r>
    </w:p>
    <w:p w14:paraId="4AEEAAFF" w14:textId="0DB31205" w:rsidR="004A0912" w:rsidRDefault="004A0912" w:rsidP="004A0912">
      <w:pPr>
        <w:pStyle w:val="ListParagraph"/>
        <w:ind w:left="1440"/>
        <w:rPr>
          <w:lang w:val="en-US"/>
        </w:rPr>
      </w:pPr>
      <w:r>
        <w:rPr>
          <w:lang w:val="en-US"/>
        </w:rPr>
        <w:lastRenderedPageBreak/>
        <w:t>Higher security</w:t>
      </w:r>
    </w:p>
    <w:p w14:paraId="29C7102D" w14:textId="71FF3AA2" w:rsidR="004A0912" w:rsidRDefault="004A0912" w:rsidP="004A0912">
      <w:pPr>
        <w:pStyle w:val="ListParagraph"/>
        <w:ind w:left="1440"/>
        <w:rPr>
          <w:lang w:val="en-US"/>
        </w:rPr>
      </w:pPr>
      <w:r>
        <w:rPr>
          <w:lang w:val="en-US"/>
        </w:rPr>
        <w:t>Higher processing speed?</w:t>
      </w:r>
    </w:p>
    <w:p w14:paraId="10D79DBE" w14:textId="775265A2" w:rsidR="004A0912" w:rsidRPr="004A0912" w:rsidRDefault="004A0912" w:rsidP="004A0912">
      <w:pPr>
        <w:pStyle w:val="ListParagraph"/>
        <w:ind w:left="1440"/>
        <w:rPr>
          <w:lang w:val="en-US"/>
        </w:rPr>
      </w:pPr>
      <w:r>
        <w:rPr>
          <w:lang w:val="en-US"/>
        </w:rPr>
        <w:t>More credible for Telecom customers</w:t>
      </w:r>
    </w:p>
    <w:p w14:paraId="691AB9A7" w14:textId="77777777" w:rsidR="00961EEA" w:rsidRDefault="00961EEA" w:rsidP="00961EEA">
      <w:pPr>
        <w:pStyle w:val="ListParagraph"/>
        <w:rPr>
          <w:lang w:val="en-US"/>
        </w:rPr>
      </w:pPr>
    </w:p>
    <w:p w14:paraId="4A037120" w14:textId="57659F91" w:rsidR="00961EEA" w:rsidRDefault="00961EEA" w:rsidP="00961EEA">
      <w:pPr>
        <w:pStyle w:val="ListParagraph"/>
        <w:rPr>
          <w:lang w:val="en-US"/>
        </w:rPr>
      </w:pPr>
      <w:r>
        <w:rPr>
          <w:lang w:val="en-US"/>
        </w:rPr>
        <w:t>Disadvantage:</w:t>
      </w:r>
    </w:p>
    <w:p w14:paraId="1DAC17E3" w14:textId="706EAB0D" w:rsidR="004A0912" w:rsidRDefault="00961EEA" w:rsidP="004A0912">
      <w:pPr>
        <w:pStyle w:val="ListParagraph"/>
        <w:ind w:left="1440"/>
        <w:rPr>
          <w:lang w:val="en-US"/>
        </w:rPr>
      </w:pPr>
      <w:r>
        <w:rPr>
          <w:lang w:val="en-US"/>
        </w:rPr>
        <w:t>Less modular</w:t>
      </w:r>
    </w:p>
    <w:p w14:paraId="70A764C6" w14:textId="6CBA1228" w:rsidR="00961EEA" w:rsidRDefault="004A0912" w:rsidP="004A0912">
      <w:pPr>
        <w:pStyle w:val="ListParagraph"/>
        <w:ind w:left="1440"/>
        <w:rPr>
          <w:lang w:val="en-US"/>
        </w:rPr>
      </w:pPr>
      <w:r>
        <w:rPr>
          <w:lang w:val="en-US"/>
        </w:rPr>
        <w:t xml:space="preserve">Less flexible - </w:t>
      </w:r>
      <w:r w:rsidR="00961EEA">
        <w:rPr>
          <w:lang w:val="en-US"/>
        </w:rPr>
        <w:t xml:space="preserve">inability to add available PCIe interface board, </w:t>
      </w:r>
      <w:proofErr w:type="gramStart"/>
      <w:r w:rsidR="00961EEA">
        <w:rPr>
          <w:lang w:val="en-US"/>
        </w:rPr>
        <w:t>e.g.</w:t>
      </w:r>
      <w:proofErr w:type="gramEnd"/>
      <w:r w:rsidR="00961EEA">
        <w:rPr>
          <w:lang w:val="en-US"/>
        </w:rPr>
        <w:t xml:space="preserve"> satellite receiver directly into box.</w:t>
      </w:r>
    </w:p>
    <w:p w14:paraId="74FAD90B" w14:textId="197F6CB0" w:rsidR="00961EEA" w:rsidRPr="004A0912" w:rsidRDefault="00961EEA" w:rsidP="004A0912">
      <w:pPr>
        <w:pStyle w:val="ListParagraph"/>
        <w:rPr>
          <w:lang w:val="en-US"/>
        </w:rPr>
      </w:pPr>
      <w:r>
        <w:rPr>
          <w:lang w:val="en-US"/>
        </w:rPr>
        <w:tab/>
        <w:t>More expensive</w:t>
      </w:r>
      <w:r w:rsidR="00466826">
        <w:rPr>
          <w:lang w:val="en-US"/>
        </w:rPr>
        <w:t xml:space="preserve"> initial development</w:t>
      </w:r>
      <w:r w:rsidR="004A0912">
        <w:rPr>
          <w:lang w:val="en-US"/>
        </w:rPr>
        <w:t xml:space="preserve"> costs</w:t>
      </w:r>
    </w:p>
    <w:p w14:paraId="6CF2C344" w14:textId="3E73A00B" w:rsidR="00961EEA" w:rsidRDefault="00961EEA" w:rsidP="00731FDD">
      <w:pPr>
        <w:rPr>
          <w:b/>
          <w:bCs/>
          <w:lang w:val="en-US"/>
        </w:rPr>
      </w:pPr>
    </w:p>
    <w:p w14:paraId="74CFA9CC" w14:textId="6C7A38E7" w:rsidR="00731FDD" w:rsidRDefault="005575EF" w:rsidP="00731FDD">
      <w:pPr>
        <w:rPr>
          <w:ins w:id="3" w:author="DS" w:date="2022-06-29T15:59:00Z"/>
          <w:b/>
          <w:bCs/>
          <w:lang w:val="en-US"/>
        </w:rPr>
      </w:pPr>
      <w:ins w:id="4" w:author="DS" w:date="2022-06-29T15:59:00Z">
        <w:r>
          <w:rPr>
            <w:b/>
            <w:bCs/>
            <w:lang w:val="en-US"/>
          </w:rPr>
          <w:fldChar w:fldCharType="begin"/>
        </w:r>
        <w:r>
          <w:rPr>
            <w:b/>
            <w:bCs/>
            <w:lang w:val="en-US"/>
          </w:rPr>
          <w:instrText xml:space="preserve"> HYPERLINK "</w:instrText>
        </w:r>
      </w:ins>
      <w:r w:rsidRPr="00731FDD">
        <w:rPr>
          <w:b/>
          <w:bCs/>
          <w:lang w:val="en-US"/>
        </w:rPr>
        <w:instrText>https://www.xilinx.com/products/silicon-devices/soc/zynq-7000.html</w:instrText>
      </w:r>
      <w:ins w:id="5" w:author="DS" w:date="2022-06-29T15:59:00Z">
        <w:r>
          <w:rPr>
            <w:b/>
            <w:bCs/>
            <w:lang w:val="en-US"/>
          </w:rPr>
          <w:instrText xml:space="preserve">" </w:instrText>
        </w:r>
        <w:r>
          <w:rPr>
            <w:b/>
            <w:bCs/>
            <w:lang w:val="en-US"/>
          </w:rPr>
        </w:r>
        <w:r>
          <w:rPr>
            <w:b/>
            <w:bCs/>
            <w:lang w:val="en-US"/>
          </w:rPr>
          <w:fldChar w:fldCharType="separate"/>
        </w:r>
      </w:ins>
      <w:r w:rsidRPr="00A568C9">
        <w:rPr>
          <w:rStyle w:val="Hyperlink"/>
          <w:b/>
          <w:bCs/>
          <w:lang w:val="en-US"/>
        </w:rPr>
        <w:t>https://www.xilinx.com/products/silicon-devices/soc/zynq-7000.html</w:t>
      </w:r>
      <w:ins w:id="6" w:author="DS" w:date="2022-06-29T15:59:00Z">
        <w:r>
          <w:rPr>
            <w:b/>
            <w:bCs/>
            <w:lang w:val="en-US"/>
          </w:rPr>
          <w:fldChar w:fldCharType="end"/>
        </w:r>
      </w:ins>
    </w:p>
    <w:p w14:paraId="404BF77B" w14:textId="4E5563CE" w:rsidR="005575EF" w:rsidRDefault="005575EF" w:rsidP="00731FDD">
      <w:pPr>
        <w:rPr>
          <w:b/>
          <w:bCs/>
          <w:lang w:val="en-US"/>
        </w:rPr>
      </w:pPr>
    </w:p>
    <w:p w14:paraId="3CE2A423" w14:textId="5DBFA56F" w:rsidR="00C22375" w:rsidRDefault="00C22375" w:rsidP="00731FDD">
      <w:pPr>
        <w:rPr>
          <w:b/>
          <w:bCs/>
          <w:lang w:val="en-US"/>
        </w:rPr>
      </w:pPr>
    </w:p>
    <w:p w14:paraId="2EE6D8A0" w14:textId="0E542AE6" w:rsidR="005575EF" w:rsidRDefault="007E4549" w:rsidP="00731FDD">
      <w:pPr>
        <w:rPr>
          <w:ins w:id="7" w:author="DS" w:date="2022-06-29T16:00:00Z"/>
          <w:b/>
          <w:bCs/>
          <w:lang w:val="en-US"/>
        </w:rPr>
      </w:pPr>
      <w:r>
        <w:rPr>
          <w:b/>
          <w:bCs/>
          <w:lang w:val="en-US"/>
        </w:rPr>
        <w:t>P</w:t>
      </w:r>
      <w:ins w:id="8" w:author="DS" w:date="2022-06-29T16:00:00Z">
        <w:r>
          <w:rPr>
            <w:b/>
            <w:bCs/>
            <w:lang w:val="en-US"/>
          </w:rPr>
          <w:t>ossible alternatives</w:t>
        </w:r>
      </w:ins>
      <w:r>
        <w:rPr>
          <w:b/>
          <w:bCs/>
          <w:lang w:val="en-US"/>
        </w:rPr>
        <w:t xml:space="preserve"> of </w:t>
      </w:r>
      <w:ins w:id="9" w:author="DS" w:date="2022-06-29T15:59:00Z">
        <w:r w:rsidR="005575EF">
          <w:rPr>
            <w:b/>
            <w:bCs/>
            <w:lang w:val="en-US"/>
          </w:rPr>
          <w:t xml:space="preserve">FPGA board with Linux </w:t>
        </w:r>
      </w:ins>
      <w:ins w:id="10" w:author="DS" w:date="2022-06-29T16:00:00Z">
        <w:r w:rsidR="005575EF">
          <w:rPr>
            <w:b/>
            <w:bCs/>
            <w:lang w:val="en-US"/>
          </w:rPr>
          <w:t>module:</w:t>
        </w:r>
      </w:ins>
    </w:p>
    <w:p w14:paraId="5C8A3484" w14:textId="12F9EBFE" w:rsidR="005575EF" w:rsidRDefault="005575EF" w:rsidP="00731FDD">
      <w:pPr>
        <w:rPr>
          <w:ins w:id="11" w:author="DS" w:date="2022-06-29T16:00:00Z"/>
          <w:b/>
          <w:bCs/>
          <w:lang w:val="en-US"/>
        </w:rPr>
      </w:pPr>
    </w:p>
    <w:p w14:paraId="1EF92181" w14:textId="1605A3C5" w:rsidR="005575EF" w:rsidRDefault="00BC118F" w:rsidP="00731FDD">
      <w:pPr>
        <w:rPr>
          <w:ins w:id="12" w:author="DS" w:date="2022-06-29T16:00:00Z"/>
          <w:b/>
          <w:bCs/>
          <w:lang w:val="en-US"/>
        </w:rPr>
      </w:pPr>
      <w:r>
        <w:rPr>
          <w:b/>
          <w:bCs/>
          <w:noProof/>
          <w:lang w:val="en-US"/>
        </w:rPr>
        <mc:AlternateContent>
          <mc:Choice Requires="wpg">
            <w:drawing>
              <wp:anchor distT="0" distB="0" distL="114300" distR="114300" simplePos="0" relativeHeight="251743232" behindDoc="0" locked="0" layoutInCell="1" allowOverlap="1" wp14:anchorId="21C7274F" wp14:editId="02D17513">
                <wp:simplePos x="0" y="0"/>
                <wp:positionH relativeFrom="column">
                  <wp:posOffset>270933</wp:posOffset>
                </wp:positionH>
                <wp:positionV relativeFrom="paragraph">
                  <wp:posOffset>19897</wp:posOffset>
                </wp:positionV>
                <wp:extent cx="3631354" cy="1100667"/>
                <wp:effectExtent l="0" t="0" r="13970" b="17145"/>
                <wp:wrapNone/>
                <wp:docPr id="200" name="Group 200"/>
                <wp:cNvGraphicFramePr/>
                <a:graphic xmlns:a="http://schemas.openxmlformats.org/drawingml/2006/main">
                  <a:graphicData uri="http://schemas.microsoft.com/office/word/2010/wordprocessingGroup">
                    <wpg:wgp>
                      <wpg:cNvGrpSpPr/>
                      <wpg:grpSpPr>
                        <a:xfrm>
                          <a:off x="0" y="0"/>
                          <a:ext cx="3631354" cy="1100667"/>
                          <a:chOff x="0" y="0"/>
                          <a:chExt cx="3631354" cy="1100667"/>
                        </a:xfrm>
                      </wpg:grpSpPr>
                      <wpg:grpSp>
                        <wpg:cNvPr id="57" name="Group 57"/>
                        <wpg:cNvGrpSpPr/>
                        <wpg:grpSpPr>
                          <a:xfrm>
                            <a:off x="186267" y="67733"/>
                            <a:ext cx="3445087" cy="1032934"/>
                            <a:chOff x="0" y="0"/>
                            <a:chExt cx="3445087" cy="1032934"/>
                          </a:xfrm>
                        </wpg:grpSpPr>
                        <wps:wsp>
                          <wps:cNvPr id="55" name="Rounded Rectangle 55"/>
                          <wps:cNvSpPr/>
                          <wps:spPr>
                            <a:xfrm>
                              <a:off x="0" y="0"/>
                              <a:ext cx="2785533" cy="10329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82962" w14:textId="15E08F33" w:rsidR="005575EF" w:rsidRDefault="005575EF" w:rsidP="005575EF">
                                <w:pPr>
                                  <w:jc w:val="center"/>
                                  <w:rPr>
                                    <w:lang w:val="en-US"/>
                                  </w:rPr>
                                </w:pPr>
                                <w:r>
                                  <w:rPr>
                                    <w:lang w:val="en-US"/>
                                  </w:rPr>
                                  <w:t>FPGA with</w:t>
                                </w:r>
                                <w:r w:rsidR="00617649">
                                  <w:rPr>
                                    <w:lang w:val="en-US"/>
                                  </w:rPr>
                                  <w:t xml:space="preserve"> Processor +</w:t>
                                </w:r>
                              </w:p>
                              <w:p w14:paraId="18B511D7" w14:textId="3283768F" w:rsidR="005575EF" w:rsidRPr="005575EF" w:rsidRDefault="005575EF" w:rsidP="005575EF">
                                <w:pPr>
                                  <w:jc w:val="center"/>
                                  <w:rPr>
                                    <w:lang w:val="en-US"/>
                                  </w:rPr>
                                </w:pPr>
                                <w:r>
                                  <w:rPr>
                                    <w:lang w:val="en-US"/>
                                  </w:rPr>
                                  <w:t>IO: Satellite receiver, DVB-ASI, GbE, serial port, GPS 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2582333" y="228600"/>
                              <a:ext cx="862754" cy="583776"/>
                            </a:xfrm>
                            <a:prstGeom prst="round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CA5DA3" w14:textId="6EA0140E" w:rsidR="005575EF" w:rsidRPr="005575EF" w:rsidRDefault="005575EF" w:rsidP="005575EF">
                                <w:pPr>
                                  <w:jc w:val="center"/>
                                  <w:rPr>
                                    <w:lang w:val="en-US"/>
                                  </w:rPr>
                                </w:pPr>
                                <w:r>
                                  <w:rPr>
                                    <w:lang w:val="en-US"/>
                                  </w:rPr>
                                  <w:t xml:space="preserve">Linux </w:t>
                                </w:r>
                                <w:r>
                                  <w:rPr>
                                    <w:lang w:val="en-US"/>
                                  </w:rPr>
                                  <w:br/>
                                  <w:t>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9" name="Text Box 199"/>
                        <wps:cNvSpPr txBox="1"/>
                        <wps:spPr>
                          <a:xfrm>
                            <a:off x="0" y="0"/>
                            <a:ext cx="304800" cy="304800"/>
                          </a:xfrm>
                          <a:prstGeom prst="rect">
                            <a:avLst/>
                          </a:prstGeom>
                          <a:solidFill>
                            <a:schemeClr val="lt1"/>
                          </a:solidFill>
                          <a:ln w="6350">
                            <a:solidFill>
                              <a:prstClr val="black"/>
                            </a:solidFill>
                          </a:ln>
                        </wps:spPr>
                        <wps:txbx>
                          <w:txbxContent>
                            <w:p w14:paraId="4CF3E500" w14:textId="7232D405" w:rsidR="00BC118F" w:rsidRPr="00BC118F" w:rsidRDefault="00BC118F">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C7274F" id="Group 200" o:spid="_x0000_s1071" style="position:absolute;margin-left:21.35pt;margin-top:1.55pt;width:285.95pt;height:86.65pt;z-index:251743232" coordsize="36313,110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">
                <v:group id="Group 57" o:spid="_x0000_s1072" style="position:absolute;left:1862;top:677;width:34451;height:10329" coordsize="34450,10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roundrect id="Rounded Rectangle 55" o:spid="_x0000_s1073" style="position:absolute;width:27855;height:1032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" fillcolor="#4472c4 [3204]" strokecolor="#1f3763 [1604]" strokeweight="1pt">
                    <v:stroke joinstyle="miter"/>
                    <v:textbox>
                      <w:txbxContent>
                        <w:p w14:paraId="78682962" w14:textId="15E08F33" w:rsidR="005575EF" w:rsidRDefault="005575EF" w:rsidP="005575EF">
                          <w:pPr>
                            <w:jc w:val="center"/>
                            <w:rPr>
                              <w:lang w:val="en-US"/>
                            </w:rPr>
                          </w:pPr>
                          <w:r>
                            <w:rPr>
                              <w:lang w:val="en-US"/>
                            </w:rPr>
                            <w:t>FPGA with</w:t>
                          </w:r>
                          <w:r w:rsidR="00617649">
                            <w:rPr>
                              <w:lang w:val="en-US"/>
                            </w:rPr>
                            <w:t xml:space="preserve"> Processor +</w:t>
                          </w:r>
                        </w:p>
                        <w:p w14:paraId="18B511D7" w14:textId="3283768F" w:rsidR="005575EF" w:rsidRPr="005575EF" w:rsidRDefault="005575EF" w:rsidP="005575EF">
                          <w:pPr>
                            <w:jc w:val="center"/>
                            <w:rPr>
                              <w:lang w:val="en-US"/>
                            </w:rPr>
                          </w:pPr>
                          <w:r>
                            <w:rPr>
                              <w:lang w:val="en-US"/>
                            </w:rPr>
                            <w:t>IO: Satellite receiver, DVB-ASI, GbE, serial port, GPS receiver</w:t>
                          </w:r>
                        </w:p>
                      </w:txbxContent>
                    </v:textbox>
                  </v:roundrect>
                  <v:roundrect id="Rounded Rectangle 56" o:spid="_x0000_s1074" style="position:absolute;left:25823;top:2286;width:8627;height:583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" fillcolor="#4472c4 [3204]" strokecolor="white [3212]" strokeweight="1pt">
                    <v:stroke joinstyle="miter"/>
                    <v:textbox>
                      <w:txbxContent>
                        <w:p w14:paraId="01CA5DA3" w14:textId="6EA0140E" w:rsidR="005575EF" w:rsidRPr="005575EF" w:rsidRDefault="005575EF" w:rsidP="005575EF">
                          <w:pPr>
                            <w:jc w:val="center"/>
                            <w:rPr>
                              <w:lang w:val="en-US"/>
                            </w:rPr>
                          </w:pPr>
                          <w:r>
                            <w:rPr>
                              <w:lang w:val="en-US"/>
                            </w:rPr>
                            <w:t xml:space="preserve">Linux </w:t>
                          </w:r>
                          <w:r>
                            <w:rPr>
                              <w:lang w:val="en-US"/>
                            </w:rPr>
                            <w:br/>
                            <w:t>Processor</w:t>
                          </w:r>
                        </w:p>
                      </w:txbxContent>
                    </v:textbox>
                  </v:roundrect>
                </v:group>
                <v:shape id="Text Box 199" o:spid="_x0000_s1075" type="#_x0000_t202" style="position:absolute;width:3048;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" fillcolor="white [3201]" strokeweight=".5pt">
                  <v:textbox>
                    <w:txbxContent>
                      <w:p w14:paraId="4CF3E500" w14:textId="7232D405" w:rsidR="00BC118F" w:rsidRPr="00BC118F" w:rsidRDefault="00BC118F">
                        <w:pPr>
                          <w:rPr>
                            <w:lang w:val="en-US"/>
                          </w:rPr>
                        </w:pPr>
                        <w:r>
                          <w:rPr>
                            <w:lang w:val="en-US"/>
                          </w:rPr>
                          <w:t>1</w:t>
                        </w:r>
                      </w:p>
                    </w:txbxContent>
                  </v:textbox>
                </v:shape>
              </v:group>
            </w:pict>
          </mc:Fallback>
        </mc:AlternateContent>
      </w:r>
    </w:p>
    <w:p w14:paraId="07A35D50" w14:textId="6EC8F9B5" w:rsidR="005575EF" w:rsidRDefault="005575EF" w:rsidP="00731FDD">
      <w:pPr>
        <w:rPr>
          <w:ins w:id="13" w:author="DS" w:date="2022-06-29T15:59:00Z"/>
          <w:b/>
          <w:bCs/>
          <w:lang w:val="en-US"/>
        </w:rPr>
      </w:pPr>
    </w:p>
    <w:p w14:paraId="54B9AB81" w14:textId="16CF4145" w:rsidR="005575EF" w:rsidRDefault="005575EF" w:rsidP="00731FDD">
      <w:pPr>
        <w:rPr>
          <w:ins w:id="14" w:author="DS" w:date="2022-06-29T16:00:00Z"/>
          <w:b/>
          <w:bCs/>
          <w:lang w:val="en-US"/>
        </w:rPr>
      </w:pPr>
    </w:p>
    <w:p w14:paraId="3793BF85" w14:textId="7766C7CD" w:rsidR="005575EF" w:rsidRDefault="005575EF" w:rsidP="00731FDD">
      <w:pPr>
        <w:rPr>
          <w:b/>
          <w:bCs/>
          <w:lang w:val="en-US"/>
        </w:rPr>
      </w:pPr>
    </w:p>
    <w:p w14:paraId="3D0BF6CA" w14:textId="0E6EFA2F" w:rsidR="00BC118F" w:rsidRDefault="00BC118F" w:rsidP="00731FDD">
      <w:pPr>
        <w:rPr>
          <w:b/>
          <w:bCs/>
          <w:lang w:val="en-US"/>
        </w:rPr>
      </w:pPr>
    </w:p>
    <w:p w14:paraId="52808982" w14:textId="7379075D" w:rsidR="00BC118F" w:rsidRDefault="00BC118F" w:rsidP="00731FDD">
      <w:pPr>
        <w:rPr>
          <w:b/>
          <w:bCs/>
          <w:lang w:val="en-US"/>
        </w:rPr>
      </w:pPr>
    </w:p>
    <w:p w14:paraId="051C7718" w14:textId="77777777" w:rsidR="00BC118F" w:rsidRDefault="00BC118F" w:rsidP="00731FDD">
      <w:pPr>
        <w:rPr>
          <w:ins w:id="15" w:author="DS" w:date="2022-06-29T16:00:00Z"/>
          <w:b/>
          <w:bCs/>
          <w:lang w:val="en-US"/>
        </w:rPr>
      </w:pPr>
    </w:p>
    <w:p w14:paraId="7A7451F6" w14:textId="4DFE6756" w:rsidR="005575EF" w:rsidRDefault="00BC118F" w:rsidP="00731FDD">
      <w:pPr>
        <w:rPr>
          <w:lang w:val="en-US"/>
        </w:rPr>
      </w:pPr>
      <w:r>
        <w:rPr>
          <w:noProof/>
        </w:rPr>
        <mc:AlternateContent>
          <mc:Choice Requires="wpg">
            <w:drawing>
              <wp:anchor distT="0" distB="0" distL="114300" distR="114300" simplePos="0" relativeHeight="251746304" behindDoc="0" locked="0" layoutInCell="1" allowOverlap="1" wp14:anchorId="3D8C43D5" wp14:editId="52C3CF8B">
                <wp:simplePos x="0" y="0"/>
                <wp:positionH relativeFrom="column">
                  <wp:posOffset>270933</wp:posOffset>
                </wp:positionH>
                <wp:positionV relativeFrom="paragraph">
                  <wp:posOffset>538480</wp:posOffset>
                </wp:positionV>
                <wp:extent cx="4572000" cy="1693122"/>
                <wp:effectExtent l="0" t="0" r="12700" b="8890"/>
                <wp:wrapNone/>
                <wp:docPr id="203" name="Group 203"/>
                <wp:cNvGraphicFramePr/>
                <a:graphic xmlns:a="http://schemas.openxmlformats.org/drawingml/2006/main">
                  <a:graphicData uri="http://schemas.microsoft.com/office/word/2010/wordprocessingGroup">
                    <wpg:wgp>
                      <wpg:cNvGrpSpPr/>
                      <wpg:grpSpPr>
                        <a:xfrm>
                          <a:off x="0" y="0"/>
                          <a:ext cx="4572000" cy="1693122"/>
                          <a:chOff x="0" y="0"/>
                          <a:chExt cx="4572000" cy="1693122"/>
                        </a:xfrm>
                      </wpg:grpSpPr>
                      <wps:wsp>
                        <wps:cNvPr id="59" name="Rounded Rectangle 59"/>
                        <wps:cNvSpPr/>
                        <wps:spPr>
                          <a:xfrm>
                            <a:off x="186267" y="0"/>
                            <a:ext cx="2785533" cy="10329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91D5A7" w14:textId="77777777" w:rsidR="00617649" w:rsidRDefault="00617649" w:rsidP="00617649">
                              <w:pPr>
                                <w:jc w:val="center"/>
                                <w:rPr>
                                  <w:lang w:val="en-US"/>
                                </w:rPr>
                              </w:pPr>
                              <w:r>
                                <w:rPr>
                                  <w:lang w:val="en-US"/>
                                </w:rPr>
                                <w:t>FPGA with Processor +</w:t>
                              </w:r>
                            </w:p>
                            <w:p w14:paraId="70BE2AE0" w14:textId="77777777" w:rsidR="00617649" w:rsidRPr="005575EF" w:rsidRDefault="00617649" w:rsidP="00617649">
                              <w:pPr>
                                <w:jc w:val="center"/>
                                <w:rPr>
                                  <w:lang w:val="en-US"/>
                                </w:rPr>
                              </w:pPr>
                              <w:r>
                                <w:rPr>
                                  <w:lang w:val="en-US"/>
                                </w:rPr>
                                <w:t>IO: Satellite receiver, DVB-ASI, GbE, serial port, GPS 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a:off x="3361267" y="0"/>
                            <a:ext cx="1210733" cy="1032510"/>
                          </a:xfrm>
                          <a:prstGeom prst="round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81E5" w14:textId="0C356771" w:rsidR="00617649" w:rsidRDefault="00617649" w:rsidP="00617649">
                              <w:pPr>
                                <w:jc w:val="center"/>
                                <w:rPr>
                                  <w:lang w:val="en-US"/>
                                </w:rPr>
                              </w:pPr>
                              <w:r>
                                <w:rPr>
                                  <w:lang w:val="en-US"/>
                                </w:rPr>
                                <w:t>Server board</w:t>
                              </w:r>
                            </w:p>
                            <w:p w14:paraId="24800AF7" w14:textId="7DA336BB" w:rsidR="00617649" w:rsidRPr="005575EF" w:rsidRDefault="00617649" w:rsidP="00617649">
                              <w:pPr>
                                <w:jc w:val="center"/>
                                <w:rPr>
                                  <w:lang w:val="en-US"/>
                                </w:rPr>
                              </w:pPr>
                              <w:proofErr w:type="gramStart"/>
                              <w:r>
                                <w:rPr>
                                  <w:lang w:val="en-US"/>
                                </w:rPr>
                                <w:t>e.g.</w:t>
                              </w:r>
                              <w:proofErr w:type="gramEnd"/>
                              <w:r>
                                <w:rPr>
                                  <w:lang w:val="en-US"/>
                                </w:rPr>
                                <w:t xml:space="preserve"> Supermicro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2971800" y="503767"/>
                            <a:ext cx="38963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3" name="Line Callout 2 63"/>
                        <wps:cNvSpPr/>
                        <wps:spPr>
                          <a:xfrm>
                            <a:off x="3183467" y="1240367"/>
                            <a:ext cx="922655" cy="452755"/>
                          </a:xfrm>
                          <a:prstGeom prst="borderCallout2">
                            <a:avLst>
                              <a:gd name="adj1" fmla="val 18750"/>
                              <a:gd name="adj2" fmla="val -8333"/>
                              <a:gd name="adj3" fmla="val 18750"/>
                              <a:gd name="adj4" fmla="val -16667"/>
                              <a:gd name="adj5" fmla="val -153747"/>
                              <a:gd name="adj6" fmla="val -776"/>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544896" w14:textId="1E6462AD" w:rsidR="00617649" w:rsidRPr="00617649" w:rsidRDefault="00617649" w:rsidP="00617649">
                              <w:pPr>
                                <w:jc w:val="center"/>
                                <w:rPr>
                                  <w:color w:val="000000" w:themeColor="text1"/>
                                  <w:lang w:val="en-US"/>
                                </w:rPr>
                              </w:pPr>
                              <w:proofErr w:type="gramStart"/>
                              <w:r w:rsidRPr="00617649">
                                <w:rPr>
                                  <w:color w:val="000000" w:themeColor="text1"/>
                                  <w:lang w:val="en-US"/>
                                </w:rPr>
                                <w:t>e.g.</w:t>
                              </w:r>
                              <w:proofErr w:type="gramEnd"/>
                              <w:r w:rsidRPr="00617649">
                                <w:rPr>
                                  <w:color w:val="000000" w:themeColor="text1"/>
                                  <w:lang w:val="en-US"/>
                                </w:rPr>
                                <w:t xml:space="preserve"> GbE</w:t>
                              </w:r>
                            </w:p>
                            <w:p w14:paraId="0C2A48B7" w14:textId="6A745F70" w:rsidR="00617649" w:rsidRPr="00617649" w:rsidRDefault="00617649" w:rsidP="00617649">
                              <w:pPr>
                                <w:jc w:val="center"/>
                                <w:rPr>
                                  <w:color w:val="000000" w:themeColor="text1"/>
                                  <w:lang w:val="en-US"/>
                                </w:rPr>
                              </w:pPr>
                              <w:r w:rsidRPr="00617649">
                                <w:rPr>
                                  <w:color w:val="000000" w:themeColor="text1"/>
                                  <w:lang w:val="en-US"/>
                                </w:rPr>
                                <w:t xml:space="preserve">for </w:t>
                              </w:r>
                              <w:proofErr w:type="spellStart"/>
                              <w:r w:rsidRPr="00617649">
                                <w:rPr>
                                  <w:color w:val="000000" w:themeColor="text1"/>
                                  <w:lang w:val="en-US"/>
                                </w:rPr>
                                <w:t>TSoIP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Text Box 201"/>
                        <wps:cNvSpPr txBox="1"/>
                        <wps:spPr>
                          <a:xfrm>
                            <a:off x="0" y="0"/>
                            <a:ext cx="304764" cy="304741"/>
                          </a:xfrm>
                          <a:prstGeom prst="rect">
                            <a:avLst/>
                          </a:prstGeom>
                          <a:solidFill>
                            <a:schemeClr val="lt1"/>
                          </a:solidFill>
                          <a:ln w="6350">
                            <a:solidFill>
                              <a:prstClr val="black"/>
                            </a:solidFill>
                          </a:ln>
                        </wps:spPr>
                        <wps:txbx>
                          <w:txbxContent>
                            <w:p w14:paraId="2BF94C66" w14:textId="0FAF8782" w:rsidR="00BC118F" w:rsidRPr="00BC118F" w:rsidRDefault="00BC118F" w:rsidP="00BC118F">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D8C43D5" id="Group 203" o:spid="_x0000_s1076" style="position:absolute;margin-left:21.35pt;margin-top:42.4pt;width:5in;height:133.3pt;z-index:251746304" coordsize="45720,169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">
                <v:roundrect id="Rounded Rectangle 59" o:spid="_x0000_s1077" style="position:absolute;left:1862;width:27856;height:1032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" fillcolor="#4472c4 [3204]" strokecolor="#1f3763 [1604]" strokeweight="1pt">
                  <v:stroke joinstyle="miter"/>
                  <v:textbox>
                    <w:txbxContent>
                      <w:p w14:paraId="3791D5A7" w14:textId="77777777" w:rsidR="00617649" w:rsidRDefault="00617649" w:rsidP="00617649">
                        <w:pPr>
                          <w:jc w:val="center"/>
                          <w:rPr>
                            <w:lang w:val="en-US"/>
                          </w:rPr>
                        </w:pPr>
                        <w:r>
                          <w:rPr>
                            <w:lang w:val="en-US"/>
                          </w:rPr>
                          <w:t>FPGA with Processor +</w:t>
                        </w:r>
                      </w:p>
                      <w:p w14:paraId="70BE2AE0" w14:textId="77777777" w:rsidR="00617649" w:rsidRPr="005575EF" w:rsidRDefault="00617649" w:rsidP="00617649">
                        <w:pPr>
                          <w:jc w:val="center"/>
                          <w:rPr>
                            <w:lang w:val="en-US"/>
                          </w:rPr>
                        </w:pPr>
                        <w:r>
                          <w:rPr>
                            <w:lang w:val="en-US"/>
                          </w:rPr>
                          <w:t>IO: Satellite receiver, DVB-ASI, GbE, serial port, GPS receiver</w:t>
                        </w:r>
                      </w:p>
                    </w:txbxContent>
                  </v:textbox>
                </v:roundrect>
                <v:roundrect id="Rounded Rectangle 60" o:spid="_x0000_s1078" style="position:absolute;left:33612;width:12108;height:103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" fillcolor="#4472c4 [3204]" strokecolor="white [3212]" strokeweight="1pt">
                  <v:stroke joinstyle="miter"/>
                  <v:textbox>
                    <w:txbxContent>
                      <w:p w14:paraId="7D1C81E5" w14:textId="0C356771" w:rsidR="00617649" w:rsidRDefault="00617649" w:rsidP="00617649">
                        <w:pPr>
                          <w:jc w:val="center"/>
                          <w:rPr>
                            <w:lang w:val="en-US"/>
                          </w:rPr>
                        </w:pPr>
                        <w:r>
                          <w:rPr>
                            <w:lang w:val="en-US"/>
                          </w:rPr>
                          <w:t>Server board</w:t>
                        </w:r>
                      </w:p>
                      <w:p w14:paraId="24800AF7" w14:textId="7DA336BB" w:rsidR="00617649" w:rsidRPr="005575EF" w:rsidRDefault="00617649" w:rsidP="00617649">
                        <w:pPr>
                          <w:jc w:val="center"/>
                          <w:rPr>
                            <w:lang w:val="en-US"/>
                          </w:rPr>
                        </w:pPr>
                        <w:proofErr w:type="gramStart"/>
                        <w:r>
                          <w:rPr>
                            <w:lang w:val="en-US"/>
                          </w:rPr>
                          <w:t>e.g.</w:t>
                        </w:r>
                        <w:proofErr w:type="gramEnd"/>
                        <w:r>
                          <w:rPr>
                            <w:lang w:val="en-US"/>
                          </w:rPr>
                          <w:t xml:space="preserve"> Supermicro</w:t>
                        </w:r>
                      </w:p>
                    </w:txbxContent>
                  </v:textbox>
                </v:roundrect>
                <v:shapetype id="_x0000_t32" coordsize="21600,21600" o:spt="32" o:oned="t" path="m,l21600,21600e" filled="f">
                  <v:path arrowok="t" fillok="f" o:connecttype="none"/>
                  <o:lock v:ext="edit" shapetype="t"/>
                </v:shapetype>
                <v:shape id="Straight Arrow Connector 61" o:spid="_x0000_s1079" type="#_x0000_t32" style="position:absolute;left:29718;top:5037;width:38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" strokecolor="#4472c4 [3204]" strokeweight=".5pt">
                  <v:stroke startarrow="block" endarrow="block" joinstyle="miter"/>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63" o:spid="_x0000_s1080" type="#_x0000_t48" style="position:absolute;left:31834;top:12403;width:9227;height:45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" adj="-168,-33209" fillcolor="#e7e6e6 [3214]" strokecolor="#1f3763 [1604]" strokeweight="1pt">
                  <v:textbox>
                    <w:txbxContent>
                      <w:p w14:paraId="01544896" w14:textId="1E6462AD" w:rsidR="00617649" w:rsidRPr="00617649" w:rsidRDefault="00617649" w:rsidP="00617649">
                        <w:pPr>
                          <w:jc w:val="center"/>
                          <w:rPr>
                            <w:color w:val="000000" w:themeColor="text1"/>
                            <w:lang w:val="en-US"/>
                          </w:rPr>
                        </w:pPr>
                        <w:proofErr w:type="gramStart"/>
                        <w:r w:rsidRPr="00617649">
                          <w:rPr>
                            <w:color w:val="000000" w:themeColor="text1"/>
                            <w:lang w:val="en-US"/>
                          </w:rPr>
                          <w:t>e.g.</w:t>
                        </w:r>
                        <w:proofErr w:type="gramEnd"/>
                        <w:r w:rsidRPr="00617649">
                          <w:rPr>
                            <w:color w:val="000000" w:themeColor="text1"/>
                            <w:lang w:val="en-US"/>
                          </w:rPr>
                          <w:t xml:space="preserve"> GbE</w:t>
                        </w:r>
                      </w:p>
                      <w:p w14:paraId="0C2A48B7" w14:textId="6A745F70" w:rsidR="00617649" w:rsidRPr="00617649" w:rsidRDefault="00617649" w:rsidP="00617649">
                        <w:pPr>
                          <w:jc w:val="center"/>
                          <w:rPr>
                            <w:color w:val="000000" w:themeColor="text1"/>
                            <w:lang w:val="en-US"/>
                          </w:rPr>
                        </w:pPr>
                        <w:r w:rsidRPr="00617649">
                          <w:rPr>
                            <w:color w:val="000000" w:themeColor="text1"/>
                            <w:lang w:val="en-US"/>
                          </w:rPr>
                          <w:t xml:space="preserve">for </w:t>
                        </w:r>
                        <w:proofErr w:type="spellStart"/>
                        <w:r w:rsidRPr="00617649">
                          <w:rPr>
                            <w:color w:val="000000" w:themeColor="text1"/>
                            <w:lang w:val="en-US"/>
                          </w:rPr>
                          <w:t>TSoIP</w:t>
                        </w:r>
                        <w:proofErr w:type="spellEnd"/>
                      </w:p>
                    </w:txbxContent>
                  </v:textbox>
                  <o:callout v:ext="edit" minusx="t"/>
                </v:shape>
                <v:shape id="Text Box 201" o:spid="_x0000_s1081" type="#_x0000_t202" style="position:absolute;width:3047;height:30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" fillcolor="white [3201]" strokeweight=".5pt">
                  <v:textbox>
                    <w:txbxContent>
                      <w:p w14:paraId="2BF94C66" w14:textId="0FAF8782" w:rsidR="00BC118F" w:rsidRPr="00BC118F" w:rsidRDefault="00BC118F" w:rsidP="00BC118F">
                        <w:pPr>
                          <w:rPr>
                            <w:lang w:val="en-US"/>
                          </w:rPr>
                        </w:pPr>
                        <w:r>
                          <w:rPr>
                            <w:lang w:val="en-US"/>
                          </w:rPr>
                          <w:t>2</w:t>
                        </w:r>
                      </w:p>
                    </w:txbxContent>
                  </v:textbox>
                </v:shape>
              </v:group>
            </w:pict>
          </mc:Fallback>
        </mc:AlternateContent>
      </w:r>
      <w:r>
        <w:rPr>
          <w:lang w:val="en-US"/>
        </w:rPr>
        <w:t>1</w:t>
      </w:r>
      <w:r w:rsidRPr="00BC118F">
        <w:rPr>
          <w:vertAlign w:val="superscript"/>
          <w:lang w:val="en-US"/>
        </w:rPr>
        <w:t>st</w:t>
      </w:r>
      <w:r>
        <w:rPr>
          <w:lang w:val="en-US"/>
        </w:rPr>
        <w:t xml:space="preserve"> alternative</w:t>
      </w:r>
      <w:r w:rsidRPr="00BC118F">
        <w:rPr>
          <w:lang w:val="en-US"/>
        </w:rPr>
        <w:t xml:space="preserve"> </w:t>
      </w:r>
      <w:r>
        <w:rPr>
          <w:lang w:val="en-US"/>
        </w:rPr>
        <w:t>integrated Linux processor on FPGA board. Normal Linux code after cross</w:t>
      </w:r>
      <w:r w:rsidR="00C22375">
        <w:rPr>
          <w:lang w:val="en-US"/>
        </w:rPr>
        <w:t>-</w:t>
      </w:r>
      <w:r>
        <w:rPr>
          <w:lang w:val="en-US"/>
        </w:rPr>
        <w:t>compiling should work.</w:t>
      </w:r>
    </w:p>
    <w:p w14:paraId="703858C3" w14:textId="505B82F1" w:rsidR="00BC118F" w:rsidRDefault="00BC118F" w:rsidP="00731FDD">
      <w:pPr>
        <w:rPr>
          <w:lang w:val="en-US"/>
        </w:rPr>
      </w:pPr>
    </w:p>
    <w:p w14:paraId="61BB3549" w14:textId="65F81446" w:rsidR="00BC118F" w:rsidRDefault="00BC118F" w:rsidP="00731FDD">
      <w:pPr>
        <w:rPr>
          <w:lang w:val="en-US"/>
        </w:rPr>
      </w:pPr>
    </w:p>
    <w:p w14:paraId="792EAAB3" w14:textId="0E579D1A" w:rsidR="00BC118F" w:rsidRDefault="00BC118F" w:rsidP="00731FDD">
      <w:pPr>
        <w:rPr>
          <w:lang w:val="en-US"/>
        </w:rPr>
      </w:pPr>
    </w:p>
    <w:p w14:paraId="52329C87" w14:textId="7AABB5B7" w:rsidR="00BC118F" w:rsidRDefault="00BC118F" w:rsidP="00731FDD">
      <w:pPr>
        <w:rPr>
          <w:lang w:val="en-US"/>
        </w:rPr>
      </w:pPr>
    </w:p>
    <w:p w14:paraId="2867230B" w14:textId="17B836B0" w:rsidR="00BC118F" w:rsidRDefault="00BC118F" w:rsidP="00731FDD">
      <w:pPr>
        <w:rPr>
          <w:lang w:val="en-US"/>
        </w:rPr>
      </w:pPr>
    </w:p>
    <w:p w14:paraId="1116C1AD" w14:textId="3110C51E" w:rsidR="00BC118F" w:rsidRDefault="00BC118F" w:rsidP="00731FDD">
      <w:pPr>
        <w:rPr>
          <w:lang w:val="en-US"/>
        </w:rPr>
      </w:pPr>
    </w:p>
    <w:p w14:paraId="6B66DD5F" w14:textId="64477EAB" w:rsidR="00BC118F" w:rsidRDefault="00BC118F" w:rsidP="00731FDD">
      <w:pPr>
        <w:rPr>
          <w:lang w:val="en-US"/>
        </w:rPr>
      </w:pPr>
    </w:p>
    <w:p w14:paraId="25D35B63" w14:textId="3865A2B5" w:rsidR="00BC118F" w:rsidRDefault="00BC118F" w:rsidP="00731FDD">
      <w:pPr>
        <w:rPr>
          <w:lang w:val="en-US"/>
        </w:rPr>
      </w:pPr>
    </w:p>
    <w:p w14:paraId="2E1FC702" w14:textId="1422559F" w:rsidR="00BC118F" w:rsidRDefault="00BC118F" w:rsidP="00731FDD">
      <w:pPr>
        <w:rPr>
          <w:lang w:val="en-US"/>
        </w:rPr>
      </w:pPr>
    </w:p>
    <w:p w14:paraId="043B6997" w14:textId="764E7B80" w:rsidR="00BC118F" w:rsidRDefault="00BC118F" w:rsidP="00731FDD">
      <w:pPr>
        <w:rPr>
          <w:lang w:val="en-US"/>
        </w:rPr>
      </w:pPr>
    </w:p>
    <w:p w14:paraId="566A9084" w14:textId="0A317F39" w:rsidR="00BC118F" w:rsidRDefault="00BC118F" w:rsidP="00BC118F">
      <w:pPr>
        <w:rPr>
          <w:lang w:val="en-US"/>
        </w:rPr>
      </w:pPr>
      <w:r>
        <w:rPr>
          <w:lang w:val="en-US"/>
        </w:rPr>
        <w:t>2</w:t>
      </w:r>
      <w:r w:rsidRPr="00BC118F">
        <w:rPr>
          <w:vertAlign w:val="superscript"/>
          <w:lang w:val="en-US"/>
        </w:rPr>
        <w:t>nd</w:t>
      </w:r>
      <w:r>
        <w:rPr>
          <w:lang w:val="en-US"/>
        </w:rPr>
        <w:t xml:space="preserve"> alternative – having 2 independent </w:t>
      </w:r>
      <w:r w:rsidR="008F508F">
        <w:rPr>
          <w:lang w:val="en-US"/>
        </w:rPr>
        <w:t>boards: FPGA and Server motherboard connected via Ethernet. Unified configuration should be thought out to not force user to configure separately each one.</w:t>
      </w:r>
    </w:p>
    <w:p w14:paraId="3BE4DFCD" w14:textId="389F54FF" w:rsidR="00BC118F" w:rsidRDefault="008F508F" w:rsidP="00731FDD">
      <w:pPr>
        <w:rPr>
          <w:lang w:val="en-US"/>
        </w:rPr>
      </w:pPr>
      <w:r>
        <w:rPr>
          <w:noProof/>
        </w:rPr>
        <w:lastRenderedPageBreak/>
        <mc:AlternateContent>
          <mc:Choice Requires="wpg">
            <w:drawing>
              <wp:anchor distT="0" distB="0" distL="114300" distR="114300" simplePos="0" relativeHeight="251749376" behindDoc="0" locked="0" layoutInCell="1" allowOverlap="1" wp14:anchorId="489EEC32" wp14:editId="79E3F8B1">
                <wp:simplePos x="0" y="0"/>
                <wp:positionH relativeFrom="column">
                  <wp:posOffset>270933</wp:posOffset>
                </wp:positionH>
                <wp:positionV relativeFrom="paragraph">
                  <wp:posOffset>126788</wp:posOffset>
                </wp:positionV>
                <wp:extent cx="4571577" cy="1997922"/>
                <wp:effectExtent l="0" t="0" r="13335" b="8890"/>
                <wp:wrapSquare wrapText="bothSides"/>
                <wp:docPr id="204" name="Group 204"/>
                <wp:cNvGraphicFramePr/>
                <a:graphic xmlns:a="http://schemas.openxmlformats.org/drawingml/2006/main">
                  <a:graphicData uri="http://schemas.microsoft.com/office/word/2010/wordprocessingGroup">
                    <wpg:wgp>
                      <wpg:cNvGrpSpPr/>
                      <wpg:grpSpPr>
                        <a:xfrm>
                          <a:off x="0" y="0"/>
                          <a:ext cx="4571577" cy="1997922"/>
                          <a:chOff x="0" y="0"/>
                          <a:chExt cx="4571577" cy="1997922"/>
                        </a:xfrm>
                      </wpg:grpSpPr>
                      <wps:wsp>
                        <wps:cNvPr id="192" name="Rounded Rectangle 192"/>
                        <wps:cNvSpPr/>
                        <wps:spPr>
                          <a:xfrm>
                            <a:off x="186267" y="152400"/>
                            <a:ext cx="2785533" cy="10329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C972AE" w14:textId="77777777" w:rsidR="00617649" w:rsidRDefault="00617649" w:rsidP="00617649">
                              <w:pPr>
                                <w:jc w:val="center"/>
                                <w:rPr>
                                  <w:lang w:val="en-US"/>
                                </w:rPr>
                              </w:pPr>
                              <w:r>
                                <w:rPr>
                                  <w:lang w:val="en-US"/>
                                </w:rPr>
                                <w:t>FPGA with Processor +</w:t>
                              </w:r>
                            </w:p>
                            <w:p w14:paraId="3541612B" w14:textId="77777777" w:rsidR="00617649" w:rsidRPr="005575EF" w:rsidRDefault="00617649" w:rsidP="00617649">
                              <w:pPr>
                                <w:jc w:val="center"/>
                                <w:rPr>
                                  <w:lang w:val="en-US"/>
                                </w:rPr>
                              </w:pPr>
                              <w:r>
                                <w:rPr>
                                  <w:lang w:val="en-US"/>
                                </w:rPr>
                                <w:t>IO: Satellite receiver, DVB-ASI, GbE, serial port, GPS 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ounded Rectangle 193"/>
                        <wps:cNvSpPr/>
                        <wps:spPr>
                          <a:xfrm>
                            <a:off x="3361267" y="152400"/>
                            <a:ext cx="1210310" cy="1032510"/>
                          </a:xfrm>
                          <a:prstGeom prst="round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11610" w14:textId="77777777" w:rsidR="00617649" w:rsidRDefault="00617649" w:rsidP="00617649">
                              <w:pPr>
                                <w:jc w:val="center"/>
                                <w:rPr>
                                  <w:lang w:val="en-US"/>
                                </w:rPr>
                              </w:pPr>
                              <w:r>
                                <w:rPr>
                                  <w:lang w:val="en-US"/>
                                </w:rPr>
                                <w:t>Server board</w:t>
                              </w:r>
                            </w:p>
                            <w:p w14:paraId="61F83602" w14:textId="77777777" w:rsidR="00617649" w:rsidRPr="005575EF" w:rsidRDefault="00617649" w:rsidP="00617649">
                              <w:pPr>
                                <w:jc w:val="center"/>
                                <w:rPr>
                                  <w:lang w:val="en-US"/>
                                </w:rPr>
                              </w:pPr>
                              <w:proofErr w:type="gramStart"/>
                              <w:r>
                                <w:rPr>
                                  <w:lang w:val="en-US"/>
                                </w:rPr>
                                <w:t>e.g.</w:t>
                              </w:r>
                              <w:proofErr w:type="gramEnd"/>
                              <w:r>
                                <w:rPr>
                                  <w:lang w:val="en-US"/>
                                </w:rPr>
                                <w:t xml:space="preserve"> Supermicro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Arrow Connector 194"/>
                        <wps:cNvCnPr/>
                        <wps:spPr>
                          <a:xfrm>
                            <a:off x="2971800" y="723900"/>
                            <a:ext cx="3892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5" name="Line Callout 2 195"/>
                        <wps:cNvSpPr/>
                        <wps:spPr>
                          <a:xfrm>
                            <a:off x="3183467" y="1545167"/>
                            <a:ext cx="1109133" cy="452755"/>
                          </a:xfrm>
                          <a:prstGeom prst="borderCallout2">
                            <a:avLst>
                              <a:gd name="adj1" fmla="val 18750"/>
                              <a:gd name="adj2" fmla="val -8333"/>
                              <a:gd name="adj3" fmla="val 18750"/>
                              <a:gd name="adj4" fmla="val -16667"/>
                              <a:gd name="adj5" fmla="val -153747"/>
                              <a:gd name="adj6" fmla="val -776"/>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6DF32F" w14:textId="71BEB270" w:rsidR="00617649" w:rsidRDefault="00617649" w:rsidP="00617649">
                              <w:pPr>
                                <w:jc w:val="center"/>
                                <w:rPr>
                                  <w:color w:val="000000" w:themeColor="text1"/>
                                  <w:lang w:val="en-US"/>
                                </w:rPr>
                              </w:pPr>
                              <w:proofErr w:type="gramStart"/>
                              <w:r w:rsidRPr="00617649">
                                <w:rPr>
                                  <w:color w:val="000000" w:themeColor="text1"/>
                                  <w:lang w:val="en-US"/>
                                </w:rPr>
                                <w:t>e.g.</w:t>
                              </w:r>
                              <w:proofErr w:type="gramEnd"/>
                              <w:r w:rsidRPr="00617649">
                                <w:rPr>
                                  <w:color w:val="000000" w:themeColor="text1"/>
                                  <w:lang w:val="en-US"/>
                                </w:rPr>
                                <w:t xml:space="preserve"> </w:t>
                              </w:r>
                              <w:r>
                                <w:rPr>
                                  <w:color w:val="000000" w:themeColor="text1"/>
                                  <w:lang w:val="en-US"/>
                                </w:rPr>
                                <w:t>PCIe</w:t>
                              </w:r>
                            </w:p>
                            <w:p w14:paraId="3BD070CB" w14:textId="7F30BDB7" w:rsidR="00617649" w:rsidRPr="00617649" w:rsidRDefault="00617649" w:rsidP="00617649">
                              <w:pPr>
                                <w:jc w:val="center"/>
                                <w:rPr>
                                  <w:color w:val="000000" w:themeColor="text1"/>
                                  <w:lang w:val="en-US"/>
                                </w:rPr>
                              </w:pPr>
                              <w:r>
                                <w:rPr>
                                  <w:color w:val="000000" w:themeColor="text1"/>
                                  <w:lang w:val="en-US"/>
                                </w:rPr>
                                <w:t>with 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Arrow Connector 196"/>
                        <wps:cNvCnPr/>
                        <wps:spPr>
                          <a:xfrm>
                            <a:off x="2971800" y="605367"/>
                            <a:ext cx="3892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97"/>
                        <wps:cNvCnPr/>
                        <wps:spPr>
                          <a:xfrm>
                            <a:off x="2971800" y="478367"/>
                            <a:ext cx="3892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 name="Straight Arrow Connector 198"/>
                        <wps:cNvCnPr/>
                        <wps:spPr>
                          <a:xfrm>
                            <a:off x="2971800" y="842433"/>
                            <a:ext cx="3892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2" name="Text Box 202"/>
                        <wps:cNvSpPr txBox="1"/>
                        <wps:spPr>
                          <a:xfrm>
                            <a:off x="0" y="0"/>
                            <a:ext cx="304764" cy="359833"/>
                          </a:xfrm>
                          <a:prstGeom prst="rect">
                            <a:avLst/>
                          </a:prstGeom>
                          <a:solidFill>
                            <a:schemeClr val="lt1"/>
                          </a:solidFill>
                          <a:ln w="6350">
                            <a:solidFill>
                              <a:prstClr val="black"/>
                            </a:solidFill>
                          </a:ln>
                        </wps:spPr>
                        <wps:txbx>
                          <w:txbxContent>
                            <w:p w14:paraId="5285C5A7" w14:textId="025A2B03" w:rsidR="00BC118F" w:rsidRPr="00BC118F" w:rsidRDefault="00BC118F" w:rsidP="00BC118F">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9EEC32" id="Group 204" o:spid="_x0000_s1082" style="position:absolute;margin-left:21.35pt;margin-top:10pt;width:359.95pt;height:157.3pt;z-index:251749376" coordsize="45715,199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">
                <v:roundrect id="Rounded Rectangle 192" o:spid="_x0000_s1083" style="position:absolute;left:1862;top:1524;width:27856;height:1032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" fillcolor="#4472c4 [3204]" strokecolor="#1f3763 [1604]" strokeweight="1pt">
                  <v:stroke joinstyle="miter"/>
                  <v:textbox>
                    <w:txbxContent>
                      <w:p w14:paraId="72C972AE" w14:textId="77777777" w:rsidR="00617649" w:rsidRDefault="00617649" w:rsidP="00617649">
                        <w:pPr>
                          <w:jc w:val="center"/>
                          <w:rPr>
                            <w:lang w:val="en-US"/>
                          </w:rPr>
                        </w:pPr>
                        <w:r>
                          <w:rPr>
                            <w:lang w:val="en-US"/>
                          </w:rPr>
                          <w:t>FPGA with Processor +</w:t>
                        </w:r>
                      </w:p>
                      <w:p w14:paraId="3541612B" w14:textId="77777777" w:rsidR="00617649" w:rsidRPr="005575EF" w:rsidRDefault="00617649" w:rsidP="00617649">
                        <w:pPr>
                          <w:jc w:val="center"/>
                          <w:rPr>
                            <w:lang w:val="en-US"/>
                          </w:rPr>
                        </w:pPr>
                        <w:r>
                          <w:rPr>
                            <w:lang w:val="en-US"/>
                          </w:rPr>
                          <w:t>IO: Satellite receiver, DVB-ASI, GbE, serial port, GPS receiver</w:t>
                        </w:r>
                      </w:p>
                    </w:txbxContent>
                  </v:textbox>
                </v:roundrect>
                <v:roundrect id="Rounded Rectangle 193" o:spid="_x0000_s1084" style="position:absolute;left:33612;top:1524;width:12103;height:103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" fillcolor="#4472c4 [3204]" strokecolor="white [3212]" strokeweight="1pt">
                  <v:stroke joinstyle="miter"/>
                  <v:textbox>
                    <w:txbxContent>
                      <w:p w14:paraId="3E411610" w14:textId="77777777" w:rsidR="00617649" w:rsidRDefault="00617649" w:rsidP="00617649">
                        <w:pPr>
                          <w:jc w:val="center"/>
                          <w:rPr>
                            <w:lang w:val="en-US"/>
                          </w:rPr>
                        </w:pPr>
                        <w:r>
                          <w:rPr>
                            <w:lang w:val="en-US"/>
                          </w:rPr>
                          <w:t>Server board</w:t>
                        </w:r>
                      </w:p>
                      <w:p w14:paraId="61F83602" w14:textId="77777777" w:rsidR="00617649" w:rsidRPr="005575EF" w:rsidRDefault="00617649" w:rsidP="00617649">
                        <w:pPr>
                          <w:jc w:val="center"/>
                          <w:rPr>
                            <w:lang w:val="en-US"/>
                          </w:rPr>
                        </w:pPr>
                        <w:proofErr w:type="gramStart"/>
                        <w:r>
                          <w:rPr>
                            <w:lang w:val="en-US"/>
                          </w:rPr>
                          <w:t>e.g.</w:t>
                        </w:r>
                        <w:proofErr w:type="gramEnd"/>
                        <w:r>
                          <w:rPr>
                            <w:lang w:val="en-US"/>
                          </w:rPr>
                          <w:t xml:space="preserve"> Supermicro</w:t>
                        </w:r>
                      </w:p>
                    </w:txbxContent>
                  </v:textbox>
                </v:roundrect>
                <v:shape id="Straight Arrow Connector 194" o:spid="_x0000_s1085" type="#_x0000_t32" style="position:absolute;left:29718;top:7239;width:38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" strokecolor="#4472c4 [3204]" strokeweight=".5pt">
                  <v:stroke startarrow="block" endarrow="block" joinstyle="miter"/>
                </v:shape>
                <v:shape id="Line Callout 2 195" o:spid="_x0000_s1086" type="#_x0000_t48" style="position:absolute;left:31834;top:15451;width:11092;height:45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" adj="-168,-33209" fillcolor="#e7e6e6 [3214]" strokecolor="#1f3763 [1604]" strokeweight="1pt">
                  <v:textbox>
                    <w:txbxContent>
                      <w:p w14:paraId="046DF32F" w14:textId="71BEB270" w:rsidR="00617649" w:rsidRDefault="00617649" w:rsidP="00617649">
                        <w:pPr>
                          <w:jc w:val="center"/>
                          <w:rPr>
                            <w:color w:val="000000" w:themeColor="text1"/>
                            <w:lang w:val="en-US"/>
                          </w:rPr>
                        </w:pPr>
                        <w:proofErr w:type="gramStart"/>
                        <w:r w:rsidRPr="00617649">
                          <w:rPr>
                            <w:color w:val="000000" w:themeColor="text1"/>
                            <w:lang w:val="en-US"/>
                          </w:rPr>
                          <w:t>e.g.</w:t>
                        </w:r>
                        <w:proofErr w:type="gramEnd"/>
                        <w:r w:rsidRPr="00617649">
                          <w:rPr>
                            <w:color w:val="000000" w:themeColor="text1"/>
                            <w:lang w:val="en-US"/>
                          </w:rPr>
                          <w:t xml:space="preserve"> </w:t>
                        </w:r>
                        <w:r>
                          <w:rPr>
                            <w:color w:val="000000" w:themeColor="text1"/>
                            <w:lang w:val="en-US"/>
                          </w:rPr>
                          <w:t>PCIe</w:t>
                        </w:r>
                      </w:p>
                      <w:p w14:paraId="3BD070CB" w14:textId="7F30BDB7" w:rsidR="00617649" w:rsidRPr="00617649" w:rsidRDefault="00617649" w:rsidP="00617649">
                        <w:pPr>
                          <w:jc w:val="center"/>
                          <w:rPr>
                            <w:color w:val="000000" w:themeColor="text1"/>
                            <w:lang w:val="en-US"/>
                          </w:rPr>
                        </w:pPr>
                        <w:r>
                          <w:rPr>
                            <w:color w:val="000000" w:themeColor="text1"/>
                            <w:lang w:val="en-US"/>
                          </w:rPr>
                          <w:t>with drivers</w:t>
                        </w:r>
                      </w:p>
                    </w:txbxContent>
                  </v:textbox>
                  <o:callout v:ext="edit" minusx="t"/>
                </v:shape>
                <v:shape id="Straight Arrow Connector 196" o:spid="_x0000_s1087" type="#_x0000_t32" style="position:absolute;left:29718;top:6053;width:38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" strokecolor="#4472c4 [3204]" strokeweight=".5pt">
                  <v:stroke startarrow="block" endarrow="block" joinstyle="miter"/>
                </v:shape>
                <v:shape id="Straight Arrow Connector 197" o:spid="_x0000_s1088" type="#_x0000_t32" style="position:absolute;left:29718;top:4783;width:38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" strokecolor="#4472c4 [3204]" strokeweight=".5pt">
                  <v:stroke startarrow="block" endarrow="block" joinstyle="miter"/>
                </v:shape>
                <v:shape id="Straight Arrow Connector 198" o:spid="_x0000_s1089" type="#_x0000_t32" style="position:absolute;left:29718;top:8424;width:38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" strokecolor="#4472c4 [3204]" strokeweight=".5pt">
                  <v:stroke startarrow="block" endarrow="block" joinstyle="miter"/>
                </v:shape>
                <v:shape id="Text Box 202" o:spid="_x0000_s1090" type="#_x0000_t202" style="position:absolute;width:3047;height:35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" fillcolor="white [3201]" strokeweight=".5pt">
                  <v:textbox>
                    <w:txbxContent>
                      <w:p w14:paraId="5285C5A7" w14:textId="025A2B03" w:rsidR="00BC118F" w:rsidRPr="00BC118F" w:rsidRDefault="00BC118F" w:rsidP="00BC118F">
                        <w:pPr>
                          <w:rPr>
                            <w:lang w:val="en-US"/>
                          </w:rPr>
                        </w:pPr>
                        <w:r>
                          <w:rPr>
                            <w:lang w:val="en-US"/>
                          </w:rPr>
                          <w:t>3</w:t>
                        </w:r>
                      </w:p>
                    </w:txbxContent>
                  </v:textbox>
                </v:shape>
                <w10:wrap type="square"/>
              </v:group>
            </w:pict>
          </mc:Fallback>
        </mc:AlternateContent>
      </w:r>
    </w:p>
    <w:p w14:paraId="44D55FAF" w14:textId="64D5E2CC" w:rsidR="00BC118F" w:rsidRDefault="00BC118F" w:rsidP="00731FDD">
      <w:pPr>
        <w:rPr>
          <w:lang w:val="en-US"/>
        </w:rPr>
      </w:pPr>
    </w:p>
    <w:p w14:paraId="7C6A996D" w14:textId="208CEB54" w:rsidR="008F508F" w:rsidRDefault="008F508F" w:rsidP="00731FDD">
      <w:pPr>
        <w:rPr>
          <w:lang w:val="en-US"/>
        </w:rPr>
      </w:pPr>
    </w:p>
    <w:p w14:paraId="592CAB63" w14:textId="21B7E5CF" w:rsidR="008F508F" w:rsidRDefault="008F508F" w:rsidP="00731FDD">
      <w:pPr>
        <w:rPr>
          <w:lang w:val="en-US"/>
        </w:rPr>
      </w:pPr>
    </w:p>
    <w:p w14:paraId="26F7FECE" w14:textId="12F6FF0D" w:rsidR="008F508F" w:rsidRDefault="008F508F" w:rsidP="00731FDD">
      <w:pPr>
        <w:rPr>
          <w:lang w:val="en-US"/>
        </w:rPr>
      </w:pPr>
    </w:p>
    <w:p w14:paraId="28A363E0" w14:textId="1F3B4D29" w:rsidR="008F508F" w:rsidRDefault="008F508F" w:rsidP="00731FDD">
      <w:pPr>
        <w:rPr>
          <w:lang w:val="en-US"/>
        </w:rPr>
      </w:pPr>
    </w:p>
    <w:p w14:paraId="410BEDFE" w14:textId="01B609C9" w:rsidR="008F508F" w:rsidRDefault="008F508F" w:rsidP="00731FDD">
      <w:pPr>
        <w:rPr>
          <w:lang w:val="en-US"/>
        </w:rPr>
      </w:pPr>
    </w:p>
    <w:p w14:paraId="3FA215B3" w14:textId="482737EA" w:rsidR="008F508F" w:rsidRDefault="008F508F" w:rsidP="00731FDD">
      <w:pPr>
        <w:rPr>
          <w:lang w:val="en-US"/>
        </w:rPr>
      </w:pPr>
    </w:p>
    <w:p w14:paraId="2398EC38" w14:textId="3CAADC83" w:rsidR="008F508F" w:rsidRDefault="008F508F" w:rsidP="00731FDD">
      <w:pPr>
        <w:rPr>
          <w:lang w:val="en-US"/>
        </w:rPr>
      </w:pPr>
    </w:p>
    <w:p w14:paraId="71303B45" w14:textId="77777777" w:rsidR="006C29A2" w:rsidRDefault="006C29A2" w:rsidP="00731FDD">
      <w:pPr>
        <w:rPr>
          <w:lang w:val="en-US"/>
        </w:rPr>
      </w:pPr>
    </w:p>
    <w:p w14:paraId="6631761C" w14:textId="77777777" w:rsidR="006C29A2" w:rsidRDefault="006C29A2" w:rsidP="00731FDD">
      <w:pPr>
        <w:rPr>
          <w:lang w:val="en-US"/>
        </w:rPr>
      </w:pPr>
    </w:p>
    <w:p w14:paraId="01DA61F7" w14:textId="33CF2768" w:rsidR="008F508F" w:rsidRDefault="008F508F" w:rsidP="00731FDD">
      <w:pPr>
        <w:rPr>
          <w:lang w:val="en-US"/>
        </w:rPr>
      </w:pPr>
      <w:r>
        <w:rPr>
          <w:lang w:val="en-US"/>
        </w:rPr>
        <w:t>3</w:t>
      </w:r>
      <w:r w:rsidRPr="008F508F">
        <w:rPr>
          <w:vertAlign w:val="superscript"/>
          <w:lang w:val="en-US"/>
        </w:rPr>
        <w:t>rd</w:t>
      </w:r>
      <w:r>
        <w:rPr>
          <w:lang w:val="en-US"/>
        </w:rPr>
        <w:t xml:space="preserve"> alternative, FPGA acting as PCIe (daughter board). This would likely lead to developing many drivers for all devices in FPGA??</w:t>
      </w:r>
    </w:p>
    <w:p w14:paraId="2D27A077" w14:textId="6443CD58" w:rsidR="00C22375" w:rsidRDefault="00C22375" w:rsidP="00731FDD">
      <w:pPr>
        <w:rPr>
          <w:lang w:val="en-US"/>
        </w:rPr>
      </w:pPr>
    </w:p>
    <w:p w14:paraId="18299A30" w14:textId="0F0CE886" w:rsidR="00C22375" w:rsidRDefault="00C22375" w:rsidP="00731FDD">
      <w:pPr>
        <w:rPr>
          <w:lang w:val="en-US"/>
        </w:rPr>
      </w:pPr>
    </w:p>
    <w:p w14:paraId="7D412249" w14:textId="46CD40E8" w:rsidR="00C22375" w:rsidRDefault="00C22375" w:rsidP="00731FDD">
      <w:pPr>
        <w:rPr>
          <w:lang w:val="en-US"/>
        </w:rPr>
      </w:pPr>
    </w:p>
    <w:p w14:paraId="6C2D9D73" w14:textId="77777777" w:rsidR="00C22375" w:rsidRDefault="00C22375" w:rsidP="00C22375">
      <w:pPr>
        <w:rPr>
          <w:b/>
          <w:bCs/>
          <w:lang w:val="en-US"/>
        </w:rPr>
      </w:pPr>
    </w:p>
    <w:p w14:paraId="2CFE2EA7" w14:textId="77777777" w:rsidR="00C22375" w:rsidRPr="00C22375" w:rsidRDefault="00C22375" w:rsidP="00C22375">
      <w:pPr>
        <w:pStyle w:val="ListParagraph"/>
        <w:numPr>
          <w:ilvl w:val="0"/>
          <w:numId w:val="4"/>
        </w:numPr>
        <w:rPr>
          <w:b/>
          <w:bCs/>
          <w:lang w:val="en-US"/>
        </w:rPr>
      </w:pPr>
      <w:r w:rsidRPr="00C22375">
        <w:rPr>
          <w:b/>
          <w:bCs/>
          <w:lang w:val="en-US"/>
        </w:rPr>
        <w:t>QUESTION: Can we perform real-time precise time stamping by SW solution?</w:t>
      </w:r>
    </w:p>
    <w:p w14:paraId="2E508979" w14:textId="77777777" w:rsidR="00C22375" w:rsidRPr="00C22375" w:rsidRDefault="00C22375" w:rsidP="00C22375">
      <w:pPr>
        <w:rPr>
          <w:b/>
          <w:bCs/>
          <w:lang w:val="en-US"/>
        </w:rPr>
      </w:pPr>
    </w:p>
    <w:p w14:paraId="62B6A166" w14:textId="77777777" w:rsidR="00C22375" w:rsidRPr="00C22375" w:rsidRDefault="00C22375" w:rsidP="00C22375">
      <w:pPr>
        <w:rPr>
          <w:lang w:val="en-US"/>
        </w:rPr>
      </w:pPr>
      <w:r w:rsidRPr="00C22375">
        <w:rPr>
          <w:lang w:val="en-US"/>
        </w:rPr>
        <w:t xml:space="preserve">There </w:t>
      </w:r>
      <w:proofErr w:type="gramStart"/>
      <w:r w:rsidRPr="00C22375">
        <w:rPr>
          <w:lang w:val="en-US"/>
        </w:rPr>
        <w:t>are</w:t>
      </w:r>
      <w:proofErr w:type="gramEnd"/>
      <w:r w:rsidRPr="00C22375">
        <w:rPr>
          <w:lang w:val="en-US"/>
        </w:rPr>
        <w:t xml:space="preserve"> some stream processing in digital TV and generally in </w:t>
      </w:r>
      <w:proofErr w:type="spellStart"/>
      <w:r w:rsidRPr="00C22375">
        <w:rPr>
          <w:lang w:val="en-US"/>
        </w:rPr>
        <w:t>telecomm</w:t>
      </w:r>
      <w:proofErr w:type="spellEnd"/>
      <w:r w:rsidRPr="00C22375">
        <w:rPr>
          <w:lang w:val="en-US"/>
        </w:rPr>
        <w:t xml:space="preserve"> requiring precise time-stamping, e.g. PCR (Program clock reference) and e.g. arrival packets times stamping with GPS Epoch time in DVB SIS (Single Illumination satellite).</w:t>
      </w:r>
    </w:p>
    <w:p w14:paraId="135AB9F9" w14:textId="77777777" w:rsidR="00C22375" w:rsidRPr="00C22375" w:rsidRDefault="00C22375" w:rsidP="00C22375">
      <w:pPr>
        <w:rPr>
          <w:lang w:val="en-US"/>
        </w:rPr>
      </w:pPr>
    </w:p>
    <w:p w14:paraId="1A9D38DC" w14:textId="77777777" w:rsidR="00C22375" w:rsidRPr="00C22375" w:rsidRDefault="00C22375" w:rsidP="00C22375">
      <w:pPr>
        <w:rPr>
          <w:lang w:val="en-US"/>
        </w:rPr>
      </w:pPr>
      <w:r w:rsidRPr="00C22375">
        <w:rPr>
          <w:lang w:val="en-US"/>
        </w:rPr>
        <w:t>“Normally” this is done by FPGA real time processing, however development of FPGA takes much more time.</w:t>
      </w:r>
    </w:p>
    <w:p w14:paraId="1C9B1AA1" w14:textId="77777777" w:rsidR="00C22375" w:rsidRPr="00C22375" w:rsidRDefault="00C22375" w:rsidP="00C22375">
      <w:pPr>
        <w:rPr>
          <w:lang w:val="en-US"/>
        </w:rPr>
      </w:pPr>
    </w:p>
    <w:p w14:paraId="055949A4" w14:textId="77777777" w:rsidR="00C22375" w:rsidRPr="00C22375" w:rsidRDefault="00C22375" w:rsidP="00C22375">
      <w:pPr>
        <w:rPr>
          <w:lang w:val="en-US"/>
        </w:rPr>
      </w:pPr>
      <w:r w:rsidRPr="00C22375">
        <w:rPr>
          <w:lang w:val="en-US"/>
        </w:rPr>
        <w:t xml:space="preserve">Hence MAINDATA architecture is Linux based with extension PCIe boards for </w:t>
      </w:r>
      <w:proofErr w:type="gramStart"/>
      <w:r w:rsidRPr="00C22375">
        <w:rPr>
          <w:lang w:val="en-US"/>
        </w:rPr>
        <w:t>e.g.</w:t>
      </w:r>
      <w:proofErr w:type="gramEnd"/>
      <w:r w:rsidRPr="00C22375">
        <w:rPr>
          <w:lang w:val="en-US"/>
        </w:rPr>
        <w:t xml:space="preserve"> DVB-ASI interfacing, GPS receiver, satellite receiver, or modulator.</w:t>
      </w:r>
    </w:p>
    <w:p w14:paraId="4D6AC011" w14:textId="77777777" w:rsidR="00C22375" w:rsidRPr="00C22375" w:rsidRDefault="00C22375" w:rsidP="00C22375">
      <w:pPr>
        <w:rPr>
          <w:lang w:val="en-US"/>
        </w:rPr>
      </w:pPr>
    </w:p>
    <w:p w14:paraId="13571B74" w14:textId="77777777" w:rsidR="00C22375" w:rsidRPr="00C22375" w:rsidRDefault="00C22375" w:rsidP="00C22375">
      <w:pPr>
        <w:rPr>
          <w:lang w:val="en-US"/>
        </w:rPr>
      </w:pPr>
      <w:r w:rsidRPr="00C22375">
        <w:rPr>
          <w:lang w:val="en-US"/>
        </w:rPr>
        <w:t>It is needed to find out how we could implement precise real-time time stamping processes without using FPGA.</w:t>
      </w:r>
    </w:p>
    <w:p w14:paraId="0FC4EB5D" w14:textId="77777777" w:rsidR="00C22375" w:rsidRPr="00C22375" w:rsidRDefault="00C22375" w:rsidP="00C22375">
      <w:pPr>
        <w:rPr>
          <w:lang w:val="en-US"/>
        </w:rPr>
      </w:pPr>
    </w:p>
    <w:p w14:paraId="1086076F" w14:textId="77777777" w:rsidR="00C22375" w:rsidRPr="00C22375" w:rsidRDefault="00C22375" w:rsidP="00C22375">
      <w:pPr>
        <w:rPr>
          <w:lang w:val="en-US"/>
        </w:rPr>
      </w:pPr>
      <w:r w:rsidRPr="00C22375">
        <w:rPr>
          <w:lang w:val="en-US"/>
        </w:rPr>
        <w:t>Interestingly enough one of the most renowned Digital TV suppliers Harmonic turned to fully SW based solutions, even for products where FPGA would be expected. They are said to use PPTP - precise time protocol and serial ports.</w:t>
      </w:r>
    </w:p>
    <w:p w14:paraId="00D7ED18" w14:textId="77777777" w:rsidR="00C22375" w:rsidRPr="00C22375" w:rsidRDefault="00C22375" w:rsidP="00C22375">
      <w:pPr>
        <w:rPr>
          <w:lang w:val="en-US"/>
        </w:rPr>
      </w:pPr>
    </w:p>
    <w:p w14:paraId="76AF54EF" w14:textId="77777777" w:rsidR="00C22375" w:rsidRPr="00C22375" w:rsidRDefault="00C22375" w:rsidP="00C22375">
      <w:pPr>
        <w:rPr>
          <w:lang w:val="en-US"/>
        </w:rPr>
      </w:pPr>
      <w:proofErr w:type="gramStart"/>
      <w:r w:rsidRPr="00C22375">
        <w:rPr>
          <w:lang w:val="en-US"/>
        </w:rPr>
        <w:t>So</w:t>
      </w:r>
      <w:proofErr w:type="gramEnd"/>
      <w:r w:rsidRPr="00C22375">
        <w:rPr>
          <w:lang w:val="en-US"/>
        </w:rPr>
        <w:t xml:space="preserve"> it is challenge to find out how is it possible to support precise real time processing in SW. </w:t>
      </w:r>
    </w:p>
    <w:p w14:paraId="3F5A3CE7" w14:textId="77777777" w:rsidR="00C22375" w:rsidRPr="00C22375" w:rsidRDefault="00C22375" w:rsidP="00C22375">
      <w:pPr>
        <w:rPr>
          <w:lang w:val="en-US"/>
        </w:rPr>
      </w:pPr>
    </w:p>
    <w:p w14:paraId="03DF347A" w14:textId="77777777" w:rsidR="00C22375" w:rsidRPr="00C22375" w:rsidRDefault="00C22375" w:rsidP="00C22375">
      <w:pPr>
        <w:rPr>
          <w:lang w:val="en-US"/>
        </w:rPr>
      </w:pPr>
      <w:r w:rsidRPr="00C22375">
        <w:rPr>
          <w:lang w:val="en-US"/>
        </w:rPr>
        <w:t>There are Real time Operating systems (</w:t>
      </w:r>
      <w:proofErr w:type="gramStart"/>
      <w:r w:rsidRPr="00C22375">
        <w:rPr>
          <w:lang w:val="en-US"/>
        </w:rPr>
        <w:t>e.g.</w:t>
      </w:r>
      <w:proofErr w:type="gramEnd"/>
      <w:r w:rsidRPr="00C22375">
        <w:rPr>
          <w:lang w:val="en-US"/>
        </w:rPr>
        <w:t xml:space="preserve"> QNX and RTOS).</w:t>
      </w:r>
    </w:p>
    <w:p w14:paraId="24ECD588" w14:textId="77777777" w:rsidR="00C22375" w:rsidRPr="00C22375" w:rsidRDefault="00C22375" w:rsidP="00C22375">
      <w:pPr>
        <w:rPr>
          <w:lang w:val="en-US"/>
        </w:rPr>
      </w:pPr>
      <w:r w:rsidRPr="00C22375">
        <w:rPr>
          <w:lang w:val="en-US"/>
        </w:rPr>
        <w:t xml:space="preserve">Would it be possible to run RTOS </w:t>
      </w:r>
      <w:proofErr w:type="gramStart"/>
      <w:r w:rsidRPr="00C22375">
        <w:rPr>
          <w:lang w:val="en-US"/>
        </w:rPr>
        <w:t>e.g.</w:t>
      </w:r>
      <w:proofErr w:type="gramEnd"/>
      <w:r w:rsidRPr="00C22375">
        <w:rPr>
          <w:lang w:val="en-US"/>
        </w:rPr>
        <w:t xml:space="preserve"> in nested Virtual machine along with Linux?</w:t>
      </w:r>
    </w:p>
    <w:p w14:paraId="2CC89880" w14:textId="77777777" w:rsidR="00C22375" w:rsidRPr="00C22375" w:rsidRDefault="00C22375" w:rsidP="00C22375">
      <w:pPr>
        <w:rPr>
          <w:lang w:val="en-US"/>
        </w:rPr>
      </w:pPr>
    </w:p>
    <w:p w14:paraId="268F3507" w14:textId="77777777" w:rsidR="00C22375" w:rsidRPr="00C22375" w:rsidRDefault="00C22375" w:rsidP="00C22375">
      <w:pPr>
        <w:rPr>
          <w:lang w:val="en-US"/>
        </w:rPr>
      </w:pPr>
      <w:r w:rsidRPr="00C22375">
        <w:rPr>
          <w:lang w:val="en-US"/>
        </w:rPr>
        <w:t>It is system architecture question with potential to impact design of several MAINDATA products.</w:t>
      </w:r>
    </w:p>
    <w:p w14:paraId="5EF20ECE" w14:textId="77777777" w:rsidR="00C22375" w:rsidRPr="00C22375" w:rsidRDefault="00C22375" w:rsidP="00C22375">
      <w:pPr>
        <w:rPr>
          <w:lang w:val="en-US"/>
        </w:rPr>
      </w:pPr>
    </w:p>
    <w:p w14:paraId="072ED6B2" w14:textId="77777777" w:rsidR="00C22375" w:rsidRPr="00C22375" w:rsidRDefault="00C22375" w:rsidP="00C22375">
      <w:pPr>
        <w:rPr>
          <w:ins w:id="16" w:author="DS" w:date="2022-06-29T15:59:00Z"/>
          <w:lang w:val="en-US"/>
        </w:rPr>
      </w:pPr>
      <w:r w:rsidRPr="00C22375">
        <w:rPr>
          <w:lang w:val="en-US"/>
        </w:rPr>
        <w:t>Any comment, ideas are welcome.</w:t>
      </w:r>
    </w:p>
    <w:p w14:paraId="4B3FDDD2" w14:textId="33ABCE02" w:rsidR="00C22375" w:rsidRPr="008F508F" w:rsidRDefault="00C22375" w:rsidP="00C22375">
      <w:pPr>
        <w:rPr>
          <w:vertAlign w:val="superscript"/>
          <w:lang w:val="en-US"/>
        </w:rPr>
      </w:pPr>
    </w:p>
    <w:sectPr w:rsidR="00C22375" w:rsidRPr="008F508F" w:rsidSect="00C6186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2800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D5274"/>
    <w:multiLevelType w:val="hybridMultilevel"/>
    <w:tmpl w:val="412A5B94"/>
    <w:lvl w:ilvl="0" w:tplc="D3C6E0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C3D0EFF"/>
    <w:multiLevelType w:val="hybridMultilevel"/>
    <w:tmpl w:val="C50A8D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8A3C89"/>
    <w:multiLevelType w:val="hybridMultilevel"/>
    <w:tmpl w:val="025E3CB0"/>
    <w:lvl w:ilvl="0" w:tplc="08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507EC7"/>
    <w:multiLevelType w:val="hybridMultilevel"/>
    <w:tmpl w:val="CED20858"/>
    <w:lvl w:ilvl="0" w:tplc="57A001D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7D5019"/>
    <w:multiLevelType w:val="hybridMultilevel"/>
    <w:tmpl w:val="5FE66B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B06A34"/>
    <w:multiLevelType w:val="hybridMultilevel"/>
    <w:tmpl w:val="524490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D5B07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07846619">
    <w:abstractNumId w:val="3"/>
  </w:num>
  <w:num w:numId="2" w16cid:durableId="463237419">
    <w:abstractNumId w:val="5"/>
  </w:num>
  <w:num w:numId="3" w16cid:durableId="123812278">
    <w:abstractNumId w:val="0"/>
  </w:num>
  <w:num w:numId="4" w16cid:durableId="1788115586">
    <w:abstractNumId w:val="6"/>
  </w:num>
  <w:num w:numId="5" w16cid:durableId="1193300173">
    <w:abstractNumId w:val="2"/>
  </w:num>
  <w:num w:numId="6" w16cid:durableId="1652758716">
    <w:abstractNumId w:val="1"/>
  </w:num>
  <w:num w:numId="7" w16cid:durableId="21123728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S">
    <w15:presenceInfo w15:providerId="None" w15:userId="D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63B"/>
    <w:rsid w:val="00097366"/>
    <w:rsid w:val="000B4998"/>
    <w:rsid w:val="000D7861"/>
    <w:rsid w:val="000F628B"/>
    <w:rsid w:val="00105ABC"/>
    <w:rsid w:val="00120201"/>
    <w:rsid w:val="00130AD4"/>
    <w:rsid w:val="0013485F"/>
    <w:rsid w:val="001957A0"/>
    <w:rsid w:val="001B1EE5"/>
    <w:rsid w:val="001E2A79"/>
    <w:rsid w:val="00216194"/>
    <w:rsid w:val="0027584A"/>
    <w:rsid w:val="00302101"/>
    <w:rsid w:val="0036467E"/>
    <w:rsid w:val="003D725F"/>
    <w:rsid w:val="00413708"/>
    <w:rsid w:val="0045136D"/>
    <w:rsid w:val="00466826"/>
    <w:rsid w:val="004A0912"/>
    <w:rsid w:val="004A73C4"/>
    <w:rsid w:val="005575EF"/>
    <w:rsid w:val="0056182E"/>
    <w:rsid w:val="00584656"/>
    <w:rsid w:val="00611B68"/>
    <w:rsid w:val="00617649"/>
    <w:rsid w:val="006906DA"/>
    <w:rsid w:val="006C29A2"/>
    <w:rsid w:val="006E1B2A"/>
    <w:rsid w:val="00731FDD"/>
    <w:rsid w:val="00753C61"/>
    <w:rsid w:val="0079728F"/>
    <w:rsid w:val="007D0FFF"/>
    <w:rsid w:val="007D2304"/>
    <w:rsid w:val="007E4549"/>
    <w:rsid w:val="00877103"/>
    <w:rsid w:val="008775A8"/>
    <w:rsid w:val="008C79EF"/>
    <w:rsid w:val="008F508F"/>
    <w:rsid w:val="008F7058"/>
    <w:rsid w:val="008F7360"/>
    <w:rsid w:val="00961EEA"/>
    <w:rsid w:val="00982555"/>
    <w:rsid w:val="009979E3"/>
    <w:rsid w:val="009C76E3"/>
    <w:rsid w:val="009D5D4E"/>
    <w:rsid w:val="009F781D"/>
    <w:rsid w:val="00A146A0"/>
    <w:rsid w:val="00A163E2"/>
    <w:rsid w:val="00A31EC9"/>
    <w:rsid w:val="00A41C97"/>
    <w:rsid w:val="00B41149"/>
    <w:rsid w:val="00B6357D"/>
    <w:rsid w:val="00B72438"/>
    <w:rsid w:val="00BC118F"/>
    <w:rsid w:val="00BE5F27"/>
    <w:rsid w:val="00BF7D88"/>
    <w:rsid w:val="00C22375"/>
    <w:rsid w:val="00C3263B"/>
    <w:rsid w:val="00C33BDA"/>
    <w:rsid w:val="00C6186B"/>
    <w:rsid w:val="00CC7851"/>
    <w:rsid w:val="00CD7950"/>
    <w:rsid w:val="00CE5CEB"/>
    <w:rsid w:val="00D2161F"/>
    <w:rsid w:val="00DA3375"/>
    <w:rsid w:val="00DE6112"/>
    <w:rsid w:val="00E27F4C"/>
    <w:rsid w:val="00E62EE3"/>
    <w:rsid w:val="00E87150"/>
    <w:rsid w:val="00ED35CD"/>
    <w:rsid w:val="00F62991"/>
    <w:rsid w:val="00F87A55"/>
    <w:rsid w:val="00FA4039"/>
    <w:rsid w:val="00FD6E57"/>
  </w:rsids>
  <m:mathPr>
    <m:mathFont m:val="Cambria Math"/>
    <m:brkBin m:val="before"/>
    <m:brkBinSub m:val="--"/>
    <m:smallFrac m:val="0"/>
    <m:dispDef/>
    <m:lMargin m:val="0"/>
    <m:rMargin m:val="0"/>
    <m:defJc m:val="centerGroup"/>
    <m:wrapIndent m:val="1440"/>
    <m:intLim m:val="subSup"/>
    <m:naryLim m:val="undOvr"/>
  </m:mathPr>
  <w:themeFontLang w:val="en-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E9D44"/>
  <w15:chartTrackingRefBased/>
  <w15:docId w15:val="{809FA6BC-6ABA-7C4E-8686-4025ED103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63B"/>
    <w:pPr>
      <w:ind w:left="720"/>
      <w:contextualSpacing/>
    </w:pPr>
  </w:style>
  <w:style w:type="character" w:styleId="Hyperlink">
    <w:name w:val="Hyperlink"/>
    <w:uiPriority w:val="99"/>
    <w:rsid w:val="00B6357D"/>
    <w:rPr>
      <w:color w:val="0000FF"/>
      <w:u w:val="single"/>
    </w:rPr>
  </w:style>
  <w:style w:type="table" w:styleId="TableGrid">
    <w:name w:val="Table Grid"/>
    <w:basedOn w:val="TableNormal"/>
    <w:rsid w:val="00B6357D"/>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qFormat/>
    <w:rsid w:val="00982555"/>
    <w:pPr>
      <w:spacing w:before="120" w:after="120" w:line="276" w:lineRule="auto"/>
    </w:pPr>
    <w:rPr>
      <w:rFonts w:ascii="Calibri" w:eastAsia="Calibri" w:hAnsi="Calibri" w:cs="Times New Roman"/>
      <w:b/>
      <w:bCs/>
      <w:sz w:val="20"/>
      <w:szCs w:val="20"/>
      <w:lang w:val="fr-BE"/>
    </w:rPr>
  </w:style>
  <w:style w:type="character" w:styleId="UnresolvedMention">
    <w:name w:val="Unresolved Mention"/>
    <w:basedOn w:val="DefaultParagraphFont"/>
    <w:uiPriority w:val="99"/>
    <w:semiHidden/>
    <w:unhideWhenUsed/>
    <w:rsid w:val="00ED35CD"/>
    <w:rPr>
      <w:color w:val="605E5C"/>
      <w:shd w:val="clear" w:color="auto" w:fill="E1DFDD"/>
    </w:rPr>
  </w:style>
  <w:style w:type="character" w:styleId="FollowedHyperlink">
    <w:name w:val="FollowedHyperlink"/>
    <w:basedOn w:val="DefaultParagraphFont"/>
    <w:uiPriority w:val="99"/>
    <w:semiHidden/>
    <w:unhideWhenUsed/>
    <w:rsid w:val="001E2A79"/>
    <w:rPr>
      <w:color w:val="954F72" w:themeColor="followedHyperlink"/>
      <w:u w:val="single"/>
    </w:rPr>
  </w:style>
  <w:style w:type="paragraph" w:styleId="Revision">
    <w:name w:val="Revision"/>
    <w:hidden/>
    <w:uiPriority w:val="99"/>
    <w:semiHidden/>
    <w:rsid w:val="00CE5C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82776">
      <w:bodyDiv w:val="1"/>
      <w:marLeft w:val="0"/>
      <w:marRight w:val="0"/>
      <w:marTop w:val="0"/>
      <w:marBottom w:val="0"/>
      <w:divBdr>
        <w:top w:val="none" w:sz="0" w:space="0" w:color="auto"/>
        <w:left w:val="none" w:sz="0" w:space="0" w:color="auto"/>
        <w:bottom w:val="none" w:sz="0" w:space="0" w:color="auto"/>
        <w:right w:val="none" w:sz="0" w:space="0" w:color="auto"/>
      </w:divBdr>
    </w:div>
    <w:div w:id="1627393454">
      <w:bodyDiv w:val="1"/>
      <w:marLeft w:val="0"/>
      <w:marRight w:val="0"/>
      <w:marTop w:val="0"/>
      <w:marBottom w:val="0"/>
      <w:divBdr>
        <w:top w:val="none" w:sz="0" w:space="0" w:color="auto"/>
        <w:left w:val="none" w:sz="0" w:space="0" w:color="auto"/>
        <w:bottom w:val="none" w:sz="0" w:space="0" w:color="auto"/>
        <w:right w:val="none" w:sz="0" w:space="0" w:color="auto"/>
      </w:divBdr>
      <w:divsChild>
        <w:div w:id="1800757082">
          <w:marLeft w:val="0"/>
          <w:marRight w:val="0"/>
          <w:marTop w:val="0"/>
          <w:marBottom w:val="0"/>
          <w:divBdr>
            <w:top w:val="none" w:sz="0" w:space="0" w:color="auto"/>
            <w:left w:val="none" w:sz="0" w:space="0" w:color="auto"/>
            <w:bottom w:val="none" w:sz="0" w:space="0" w:color="auto"/>
            <w:right w:val="none" w:sz="0" w:space="0" w:color="auto"/>
          </w:divBdr>
        </w:div>
        <w:div w:id="844133645">
          <w:marLeft w:val="0"/>
          <w:marRight w:val="0"/>
          <w:marTop w:val="0"/>
          <w:marBottom w:val="0"/>
          <w:divBdr>
            <w:top w:val="none" w:sz="0" w:space="0" w:color="auto"/>
            <w:left w:val="none" w:sz="0" w:space="0" w:color="auto"/>
            <w:bottom w:val="none" w:sz="0" w:space="0" w:color="auto"/>
            <w:right w:val="none" w:sz="0" w:space="0" w:color="auto"/>
          </w:divBdr>
        </w:div>
        <w:div w:id="821434175">
          <w:marLeft w:val="0"/>
          <w:marRight w:val="0"/>
          <w:marTop w:val="0"/>
          <w:marBottom w:val="0"/>
          <w:divBdr>
            <w:top w:val="none" w:sz="0" w:space="0" w:color="auto"/>
            <w:left w:val="none" w:sz="0" w:space="0" w:color="auto"/>
            <w:bottom w:val="none" w:sz="0" w:space="0" w:color="auto"/>
            <w:right w:val="none" w:sz="0" w:space="0" w:color="auto"/>
          </w:divBdr>
        </w:div>
      </w:divsChild>
    </w:div>
    <w:div w:id="213617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Pulse-per-second_signa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maindata@maindata.sk" TargetMode="External"/><Relationship Id="rId12" Type="http://schemas.openxmlformats.org/officeDocument/2006/relationships/image" Target="media/image6.png"/><Relationship Id="rId17" Type="http://schemas.openxmlformats.org/officeDocument/2006/relationships/hyperlink" Target="https://en.wikipedia.org/wiki/Precision_Time_Protoco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upermicro.com/products/system/1U/1019/SYS-1019S-WR.cfm"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www.maindatainc.com/" TargetMode="External"/><Relationship Id="rId15" Type="http://schemas.openxmlformats.org/officeDocument/2006/relationships/image" Target="media/image9.png"/><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993</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dc:creator>
  <cp:keywords/>
  <dc:description/>
  <cp:lastModifiedBy>DS</cp:lastModifiedBy>
  <cp:revision>3</cp:revision>
  <cp:lastPrinted>2022-05-05T08:10:00Z</cp:lastPrinted>
  <dcterms:created xsi:type="dcterms:W3CDTF">2022-10-05T13:48:00Z</dcterms:created>
  <dcterms:modified xsi:type="dcterms:W3CDTF">2022-11-16T13:26:00Z</dcterms:modified>
</cp:coreProperties>
</file>